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25FE6" w14:textId="77777777" w:rsidR="0053289C" w:rsidRDefault="0053289C"/>
    <w:p w14:paraId="3DD5C136" w14:textId="77777777" w:rsidR="0053289C" w:rsidRDefault="0053289C"/>
    <w:p w14:paraId="4C621978" w14:textId="77777777" w:rsidR="0053289C" w:rsidRDefault="0053289C"/>
    <w:p w14:paraId="6A77FD2A" w14:textId="77777777" w:rsidR="0053289C" w:rsidRDefault="0053289C"/>
    <w:p w14:paraId="183815AB" w14:textId="77777777" w:rsidR="0053289C" w:rsidRDefault="0053289C"/>
    <w:p w14:paraId="3AA3F9B1" w14:textId="77777777" w:rsidR="00544B1F" w:rsidRDefault="00544B1F">
      <w:r w:rsidRPr="00BA6DC7">
        <w:rPr>
          <w:rFonts w:ascii="Microsoft YaHei UI" w:hAnsi="Microsoft YaHei UI"/>
          <w:noProof/>
          <w:color w:val="000000" w:themeColor="text1"/>
        </w:rPr>
        <w:drawing>
          <wp:inline distT="0" distB="0" distL="0" distR="0" wp14:anchorId="09E00F07" wp14:editId="73AD2587">
            <wp:extent cx="5274310" cy="1791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" t="22473" b="29463"/>
                    <a:stretch/>
                  </pic:blipFill>
                  <pic:spPr bwMode="auto"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EDA76" w14:textId="77777777" w:rsidR="0053289C" w:rsidRDefault="0053289C"/>
    <w:p w14:paraId="31FFAE92" w14:textId="77777777" w:rsidR="0053289C" w:rsidRDefault="0053289C"/>
    <w:p w14:paraId="38D8D861" w14:textId="77777777" w:rsidR="0053289C" w:rsidRDefault="0053289C"/>
    <w:bookmarkStart w:id="0" w:name="_Toc22719292"/>
    <w:bookmarkStart w:id="1" w:name="_Toc22719412"/>
    <w:p w14:paraId="71F1C3B2" w14:textId="0FD99619" w:rsidR="001E452A" w:rsidRPr="00ED5D4B" w:rsidRDefault="000B6C27" w:rsidP="00ED5D4B">
      <w:pPr>
        <w:jc w:val="center"/>
        <w:rPr>
          <w:b/>
          <w:bCs/>
          <w:sz w:val="44"/>
          <w:szCs w:val="44"/>
        </w:rPr>
      </w:pPr>
      <w:sdt>
        <w:sdtPr>
          <w:rPr>
            <w:rFonts w:hint="eastAsia"/>
            <w:b/>
            <w:bCs/>
            <w:sz w:val="44"/>
            <w:szCs w:val="44"/>
          </w:rPr>
          <w:alias w:val="标题"/>
          <w:tag w:val=""/>
          <w:id w:val="838196502"/>
          <w:placeholder>
            <w:docPart w:val="87F3D51D1079496DB8011F9F6E7E569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del w:id="2" w:author="Bai Rong" w:date="2021-05-18T19:28:00Z">
            <w:r w:rsidDel="000B6C27">
              <w:rPr>
                <w:rFonts w:hint="eastAsia"/>
                <w:b/>
                <w:bCs/>
                <w:sz w:val="44"/>
                <w:szCs w:val="44"/>
              </w:rPr>
              <w:delText>SNC8600A Data Sheet</w:delText>
            </w:r>
          </w:del>
          <w:ins w:id="3" w:author="Bai Rong" w:date="2021-05-18T19:28:00Z">
            <w:r>
              <w:rPr>
                <w:rFonts w:hint="eastAsia"/>
                <w:b/>
                <w:bCs/>
                <w:sz w:val="44"/>
                <w:szCs w:val="44"/>
              </w:rPr>
              <w:t>SNC</w:t>
            </w:r>
            <w:r>
              <w:rPr>
                <w:b/>
                <w:bCs/>
                <w:sz w:val="44"/>
                <w:szCs w:val="44"/>
              </w:rPr>
              <w:t>7600</w:t>
            </w:r>
            <w:r>
              <w:rPr>
                <w:rFonts w:hint="eastAsia"/>
                <w:b/>
                <w:bCs/>
                <w:sz w:val="44"/>
                <w:szCs w:val="44"/>
              </w:rPr>
              <w:t xml:space="preserve"> Data</w:t>
            </w:r>
          </w:ins>
          <w:ins w:id="4" w:author="Bai Rong" w:date="2021-05-18T19:55:00Z">
            <w:r w:rsidR="00407682">
              <w:rPr>
                <w:rFonts w:hint="eastAsia"/>
                <w:b/>
                <w:bCs/>
                <w:sz w:val="44"/>
                <w:szCs w:val="44"/>
              </w:rPr>
              <w:t>s</w:t>
            </w:r>
          </w:ins>
          <w:ins w:id="5" w:author="Bai Rong" w:date="2021-05-18T19:28:00Z">
            <w:r>
              <w:rPr>
                <w:rFonts w:hint="eastAsia"/>
                <w:b/>
                <w:bCs/>
                <w:sz w:val="44"/>
                <w:szCs w:val="44"/>
              </w:rPr>
              <w:t>heet</w:t>
            </w:r>
          </w:ins>
        </w:sdtContent>
      </w:sdt>
      <w:bookmarkEnd w:id="0"/>
      <w:bookmarkEnd w:id="1"/>
    </w:p>
    <w:p w14:paraId="1BA31494" w14:textId="0D1DD756" w:rsidR="00FA2487" w:rsidRPr="00FA2487" w:rsidRDefault="00FA2487" w:rsidP="00ED5D4B">
      <w:pPr>
        <w:jc w:val="center"/>
        <w:rPr>
          <w:sz w:val="22"/>
        </w:rPr>
      </w:pPr>
      <w:bookmarkStart w:id="6" w:name="_Toc22719293"/>
      <w:bookmarkStart w:id="7" w:name="_Toc22719413"/>
    </w:p>
    <w:p w14:paraId="4CDAC19A" w14:textId="0A10830E" w:rsidR="00FA2487" w:rsidRPr="005F79D9" w:rsidRDefault="00FA2487" w:rsidP="00ED5D4B">
      <w:pPr>
        <w:jc w:val="center"/>
        <w:rPr>
          <w:sz w:val="36"/>
          <w:szCs w:val="36"/>
        </w:rPr>
      </w:pPr>
      <w:r w:rsidRPr="005F79D9">
        <w:rPr>
          <w:rFonts w:ascii="Cambria" w:hAnsi="Cambria" w:cs="Cambria"/>
          <w:sz w:val="36"/>
          <w:szCs w:val="36"/>
        </w:rPr>
        <w:t xml:space="preserve">Audio </w:t>
      </w:r>
      <w:r w:rsidR="000F10D7">
        <w:rPr>
          <w:rFonts w:ascii="Cambria" w:hAnsi="Cambria" w:cs="Cambria"/>
          <w:sz w:val="36"/>
          <w:szCs w:val="36"/>
        </w:rPr>
        <w:t>Codec</w:t>
      </w:r>
      <w:r w:rsidRPr="005F79D9">
        <w:rPr>
          <w:rFonts w:ascii="Cambria" w:hAnsi="Cambria" w:cs="Cambria"/>
          <w:sz w:val="36"/>
          <w:szCs w:val="36"/>
        </w:rPr>
        <w:t xml:space="preserve"> </w:t>
      </w:r>
      <w:r w:rsidR="000F10D7">
        <w:rPr>
          <w:rFonts w:ascii="Cambria" w:hAnsi="Cambria" w:cs="Cambria"/>
          <w:sz w:val="36"/>
          <w:szCs w:val="36"/>
        </w:rPr>
        <w:t>SoC</w:t>
      </w:r>
    </w:p>
    <w:bookmarkEnd w:id="6"/>
    <w:bookmarkEnd w:id="7"/>
    <w:p w14:paraId="28549491" w14:textId="57C2C074" w:rsidR="00FA2487" w:rsidRPr="005F79D9" w:rsidRDefault="00FA2487" w:rsidP="00ED5D4B">
      <w:pPr>
        <w:jc w:val="center"/>
        <w:rPr>
          <w:sz w:val="36"/>
          <w:szCs w:val="36"/>
        </w:rPr>
      </w:pPr>
    </w:p>
    <w:p w14:paraId="655E0831" w14:textId="636D28C6" w:rsidR="00A24990" w:rsidRPr="005F79D9" w:rsidRDefault="00A24990" w:rsidP="00ED5D4B">
      <w:pPr>
        <w:jc w:val="center"/>
        <w:rPr>
          <w:sz w:val="36"/>
          <w:szCs w:val="36"/>
        </w:rPr>
      </w:pPr>
    </w:p>
    <w:p w14:paraId="6DC22020" w14:textId="4B57508E" w:rsidR="00A24990" w:rsidRPr="005F79D9" w:rsidRDefault="00A24990" w:rsidP="00ED5D4B">
      <w:pPr>
        <w:jc w:val="center"/>
        <w:rPr>
          <w:sz w:val="36"/>
          <w:szCs w:val="36"/>
        </w:rPr>
      </w:pPr>
    </w:p>
    <w:p w14:paraId="6FBA24D6" w14:textId="532409FF" w:rsidR="00A24990" w:rsidRPr="005F79D9" w:rsidRDefault="00A24990" w:rsidP="00ED5D4B">
      <w:pPr>
        <w:jc w:val="center"/>
        <w:rPr>
          <w:sz w:val="36"/>
          <w:szCs w:val="36"/>
        </w:rPr>
      </w:pPr>
    </w:p>
    <w:p w14:paraId="28A056FA" w14:textId="2A357868" w:rsidR="00A24990" w:rsidRPr="005F79D9" w:rsidRDefault="00A24990" w:rsidP="00ED5D4B">
      <w:pPr>
        <w:jc w:val="center"/>
        <w:rPr>
          <w:sz w:val="36"/>
          <w:szCs w:val="36"/>
        </w:rPr>
      </w:pPr>
    </w:p>
    <w:p w14:paraId="60590179" w14:textId="519A7B0A" w:rsidR="00A24990" w:rsidRPr="005F79D9" w:rsidRDefault="00A24990" w:rsidP="00ED5D4B">
      <w:pPr>
        <w:jc w:val="center"/>
        <w:rPr>
          <w:sz w:val="36"/>
          <w:szCs w:val="36"/>
        </w:rPr>
      </w:pPr>
    </w:p>
    <w:p w14:paraId="2E6F00AE" w14:textId="7379E913" w:rsidR="00A24990" w:rsidRPr="005F79D9" w:rsidRDefault="00A24990" w:rsidP="00ED5D4B">
      <w:pPr>
        <w:jc w:val="center"/>
        <w:rPr>
          <w:sz w:val="36"/>
          <w:szCs w:val="36"/>
        </w:rPr>
      </w:pPr>
    </w:p>
    <w:p w14:paraId="26EF8440" w14:textId="02D61D3B" w:rsidR="00A24990" w:rsidRPr="005F79D9" w:rsidDel="001D4558" w:rsidRDefault="00A24990" w:rsidP="001D4558">
      <w:pPr>
        <w:rPr>
          <w:del w:id="8" w:author="Bai Rong" w:date="2021-05-18T19:57:00Z"/>
          <w:rFonts w:hint="eastAsia"/>
          <w:sz w:val="36"/>
          <w:szCs w:val="36"/>
        </w:rPr>
        <w:pPrChange w:id="9" w:author="Bai Rong" w:date="2021-05-18T19:57:00Z">
          <w:pPr>
            <w:jc w:val="center"/>
          </w:pPr>
        </w:pPrChange>
      </w:pPr>
    </w:p>
    <w:p w14:paraId="27AE49FB" w14:textId="6B2C134F" w:rsidR="00A24990" w:rsidRPr="005F79D9" w:rsidDel="001D4558" w:rsidRDefault="00A24990" w:rsidP="001D4558">
      <w:pPr>
        <w:rPr>
          <w:del w:id="10" w:author="Bai Rong" w:date="2021-05-18T19:57:00Z"/>
          <w:rFonts w:hint="eastAsia"/>
          <w:sz w:val="36"/>
          <w:szCs w:val="36"/>
        </w:rPr>
        <w:pPrChange w:id="11" w:author="Bai Rong" w:date="2021-05-18T19:57:00Z">
          <w:pPr>
            <w:jc w:val="center"/>
          </w:pPr>
        </w:pPrChange>
      </w:pPr>
    </w:p>
    <w:p w14:paraId="62ED8849" w14:textId="14EDA45B" w:rsidR="001E452A" w:rsidRPr="00E45E30" w:rsidDel="001D4558" w:rsidRDefault="00FA2487" w:rsidP="00ED5D4B">
      <w:pPr>
        <w:jc w:val="center"/>
        <w:rPr>
          <w:del w:id="12" w:author="Bai Rong" w:date="2021-05-18T19:57:00Z"/>
          <w:sz w:val="28"/>
          <w:szCs w:val="28"/>
        </w:rPr>
      </w:pPr>
      <w:r w:rsidRPr="00E45E30">
        <w:rPr>
          <w:rFonts w:hint="eastAsia"/>
          <w:sz w:val="28"/>
          <w:szCs w:val="28"/>
        </w:rPr>
        <w:t>V</w:t>
      </w:r>
      <w:r w:rsidR="000374B5" w:rsidRPr="00E45E30">
        <w:rPr>
          <w:rFonts w:hint="eastAsia"/>
          <w:sz w:val="28"/>
          <w:szCs w:val="28"/>
        </w:rPr>
        <w:t>ersio</w:t>
      </w:r>
      <w:r w:rsidR="000374B5" w:rsidRPr="00E45E30">
        <w:rPr>
          <w:sz w:val="28"/>
          <w:szCs w:val="28"/>
        </w:rPr>
        <w:t xml:space="preserve">n </w:t>
      </w:r>
      <w:del w:id="13" w:author="Bai Rong" w:date="2021-05-18T19:28:00Z">
        <w:r w:rsidR="00A93A06" w:rsidDel="0045514B">
          <w:rPr>
            <w:sz w:val="28"/>
            <w:szCs w:val="28"/>
          </w:rPr>
          <w:delText>2.</w:delText>
        </w:r>
        <w:r w:rsidR="00FF20AE" w:rsidDel="0045514B">
          <w:rPr>
            <w:sz w:val="28"/>
            <w:szCs w:val="28"/>
          </w:rPr>
          <w:delText>2</w:delText>
        </w:r>
      </w:del>
      <w:ins w:id="14" w:author="Bai Rong" w:date="2021-05-18T19:28:00Z">
        <w:r w:rsidR="0045514B">
          <w:rPr>
            <w:sz w:val="28"/>
            <w:szCs w:val="28"/>
          </w:rPr>
          <w:t>1.</w:t>
        </w:r>
      </w:ins>
      <w:ins w:id="15" w:author="Bai Rong" w:date="2021-05-18T19:55:00Z">
        <w:r w:rsidR="00445C03">
          <w:rPr>
            <w:sz w:val="28"/>
            <w:szCs w:val="28"/>
          </w:rPr>
          <w:t>1</w:t>
        </w:r>
      </w:ins>
      <w:r w:rsidR="00FF20AE">
        <w:rPr>
          <w:rFonts w:hint="eastAsia"/>
          <w:sz w:val="28"/>
          <w:szCs w:val="28"/>
        </w:rPr>
        <w:t>b</w:t>
      </w:r>
    </w:p>
    <w:p w14:paraId="4D9245D7" w14:textId="235A80E7" w:rsidR="00544B1F" w:rsidRPr="00294408" w:rsidDel="002842C3" w:rsidRDefault="00544B1F" w:rsidP="001D4558">
      <w:pPr>
        <w:rPr>
          <w:del w:id="16" w:author="Bai Rong" w:date="2021-05-18T19:57:00Z"/>
        </w:rPr>
        <w:pPrChange w:id="17" w:author="Bai Rong" w:date="2021-05-18T19:57:00Z">
          <w:pPr/>
        </w:pPrChange>
      </w:pPr>
      <w:del w:id="18" w:author="Bai Rong" w:date="2021-05-18T19:57:00Z">
        <w:r w:rsidDel="002842C3">
          <w:lastRenderedPageBreak/>
          <w:br w:type="page"/>
        </w:r>
      </w:del>
    </w:p>
    <w:p w14:paraId="7F8E2377" w14:textId="05E97DE1" w:rsidR="002C562E" w:rsidRDefault="002C562E" w:rsidP="000A6509">
      <w:pPr>
        <w:pStyle w:val="1"/>
        <w:tabs>
          <w:tab w:val="left" w:pos="6840"/>
        </w:tabs>
      </w:pPr>
      <w:bookmarkStart w:id="19" w:name="_Toc17126440"/>
      <w:bookmarkStart w:id="20" w:name="_Toc22719294"/>
      <w:bookmarkStart w:id="21" w:name="_Toc22719394"/>
      <w:bookmarkStart w:id="22" w:name="_Toc22719414"/>
      <w:bookmarkStart w:id="23" w:name="_Toc22719589"/>
      <w:bookmarkStart w:id="24" w:name="_Toc72260295"/>
      <w:r>
        <w:rPr>
          <w:rFonts w:hint="eastAsia"/>
        </w:rPr>
        <w:lastRenderedPageBreak/>
        <w:t>History</w:t>
      </w:r>
      <w:bookmarkEnd w:id="19"/>
      <w:bookmarkEnd w:id="20"/>
      <w:bookmarkEnd w:id="21"/>
      <w:bookmarkEnd w:id="22"/>
      <w:bookmarkEnd w:id="23"/>
      <w:bookmarkEnd w:id="24"/>
      <w:del w:id="25" w:author="Bai Rong" w:date="2021-05-18T19:29:00Z">
        <w:r w:rsidR="00D72B65" w:rsidDel="00F47113">
          <w:tab/>
        </w:r>
      </w:del>
    </w:p>
    <w:tbl>
      <w:tblPr>
        <w:tblStyle w:val="a8"/>
        <w:tblpPr w:leftFromText="180" w:rightFromText="180" w:vertAnchor="text" w:horzAnchor="margin" w:tblpY="218"/>
        <w:tblW w:w="8217" w:type="dxa"/>
        <w:tblLook w:val="04A0" w:firstRow="1" w:lastRow="0" w:firstColumn="1" w:lastColumn="0" w:noHBand="0" w:noVBand="1"/>
      </w:tblPr>
      <w:tblGrid>
        <w:gridCol w:w="1233"/>
        <w:gridCol w:w="1597"/>
        <w:gridCol w:w="5387"/>
      </w:tblGrid>
      <w:tr w:rsidR="00971FAB" w:rsidRPr="00647BAD" w14:paraId="01052A55" w14:textId="77777777" w:rsidTr="00D13A23">
        <w:trPr>
          <w:trHeight w:val="262"/>
        </w:trPr>
        <w:tc>
          <w:tcPr>
            <w:tcW w:w="1233" w:type="dxa"/>
            <w:shd w:val="clear" w:color="auto" w:fill="D9D9D9" w:themeFill="background1" w:themeFillShade="D9"/>
          </w:tcPr>
          <w:p w14:paraId="0AF38EAF" w14:textId="023FF032" w:rsidR="00971FAB" w:rsidRPr="00647BAD" w:rsidRDefault="00971FAB" w:rsidP="00F739FC">
            <w:pPr>
              <w:jc w:val="center"/>
              <w:rPr>
                <w:b/>
                <w:bCs/>
              </w:rPr>
            </w:pPr>
            <w:bookmarkStart w:id="26" w:name="_Hlk48558108"/>
            <w:r>
              <w:rPr>
                <w:rFonts w:hint="eastAsia"/>
                <w:b/>
                <w:bCs/>
              </w:rPr>
              <w:t>V</w:t>
            </w:r>
            <w:r>
              <w:rPr>
                <w:b/>
                <w:bCs/>
              </w:rPr>
              <w:t>ersion</w:t>
            </w:r>
          </w:p>
        </w:tc>
        <w:tc>
          <w:tcPr>
            <w:tcW w:w="1597" w:type="dxa"/>
            <w:shd w:val="clear" w:color="auto" w:fill="D9D9D9" w:themeFill="background1" w:themeFillShade="D9"/>
          </w:tcPr>
          <w:p w14:paraId="3CB58C31" w14:textId="071AE4B9" w:rsidR="00971FAB" w:rsidRPr="00647BAD" w:rsidRDefault="00971FAB" w:rsidP="00F739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Release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ate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14:paraId="1BD00B9F" w14:textId="4CC1E769" w:rsidR="00971FAB" w:rsidRDefault="00971FAB" w:rsidP="00F739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Description</w:t>
            </w:r>
          </w:p>
        </w:tc>
      </w:tr>
      <w:tr w:rsidR="00971FAB" w14:paraId="5047BBF1" w14:textId="77777777" w:rsidTr="00D13A23">
        <w:trPr>
          <w:trHeight w:val="262"/>
        </w:trPr>
        <w:tc>
          <w:tcPr>
            <w:tcW w:w="1233" w:type="dxa"/>
          </w:tcPr>
          <w:p w14:paraId="3E35B6A0" w14:textId="43FDBBA8" w:rsidR="00971FAB" w:rsidRPr="00FA2487" w:rsidRDefault="00971FAB" w:rsidP="004460D2">
            <w:pPr>
              <w:jc w:val="center"/>
              <w:rPr>
                <w:rFonts w:ascii="宋体" w:hAnsi="宋体"/>
                <w:szCs w:val="21"/>
              </w:rPr>
            </w:pPr>
            <w:r w:rsidRPr="00E83C51">
              <w:rPr>
                <w:rFonts w:ascii="Apple Braille" w:hAnsi="Apple Braille"/>
                <w:sz w:val="20"/>
                <w:szCs w:val="20"/>
              </w:rPr>
              <w:t>V1.</w:t>
            </w:r>
            <w:r>
              <w:rPr>
                <w:rFonts w:ascii="Apple Braille" w:hAnsi="Apple Braille"/>
                <w:sz w:val="20"/>
                <w:szCs w:val="20"/>
              </w:rPr>
              <w:t>0</w:t>
            </w:r>
            <w:r w:rsidR="004E53FA">
              <w:rPr>
                <w:rFonts w:ascii="Apple Braille" w:hAnsi="Apple Braille"/>
                <w:sz w:val="20"/>
                <w:szCs w:val="20"/>
              </w:rPr>
              <w:t>b</w:t>
            </w:r>
          </w:p>
        </w:tc>
        <w:tc>
          <w:tcPr>
            <w:tcW w:w="1597" w:type="dxa"/>
          </w:tcPr>
          <w:p w14:paraId="2DABF75D" w14:textId="49139F4E" w:rsidR="00971FAB" w:rsidRPr="00FA2487" w:rsidRDefault="004E53FA" w:rsidP="004460D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Apple Braille" w:hAnsi="Apple Braille"/>
                <w:sz w:val="20"/>
                <w:szCs w:val="20"/>
              </w:rPr>
              <w:t>06</w:t>
            </w:r>
            <w:r w:rsidR="00971FAB" w:rsidRPr="00E83C51">
              <w:rPr>
                <w:rFonts w:ascii="Apple Braille" w:hAnsi="Apple Braille"/>
                <w:sz w:val="20"/>
                <w:szCs w:val="20"/>
              </w:rPr>
              <w:t>/</w:t>
            </w:r>
            <w:r w:rsidRPr="00E83C51">
              <w:rPr>
                <w:rFonts w:ascii="Apple Braille" w:hAnsi="Apple Braille"/>
                <w:sz w:val="20"/>
                <w:szCs w:val="20"/>
              </w:rPr>
              <w:t>0</w:t>
            </w:r>
            <w:r>
              <w:rPr>
                <w:rFonts w:ascii="Apple Braille" w:hAnsi="Apple Braille"/>
                <w:sz w:val="20"/>
                <w:szCs w:val="20"/>
              </w:rPr>
              <w:t>8</w:t>
            </w:r>
            <w:r w:rsidR="00971FAB" w:rsidRPr="00E83C51">
              <w:rPr>
                <w:rFonts w:ascii="Apple Braille" w:hAnsi="Apple Braille"/>
                <w:sz w:val="20"/>
                <w:szCs w:val="20"/>
              </w:rPr>
              <w:t>/20</w:t>
            </w:r>
            <w:r w:rsidR="00971FAB">
              <w:rPr>
                <w:rFonts w:ascii="Apple Braille" w:hAnsi="Apple Braille"/>
                <w:sz w:val="20"/>
                <w:szCs w:val="20"/>
              </w:rPr>
              <w:t>20</w:t>
            </w:r>
          </w:p>
        </w:tc>
        <w:tc>
          <w:tcPr>
            <w:tcW w:w="5387" w:type="dxa"/>
          </w:tcPr>
          <w:p w14:paraId="393D648E" w14:textId="1D796EAE" w:rsidR="00971FAB" w:rsidRPr="00FA2487" w:rsidRDefault="00971FAB" w:rsidP="006D3166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I</w:t>
            </w:r>
            <w:r>
              <w:rPr>
                <w:rFonts w:ascii="Apple Braille" w:hAnsi="Apple Braille"/>
                <w:sz w:val="20"/>
                <w:szCs w:val="20"/>
              </w:rPr>
              <w:t>nitial creation</w:t>
            </w:r>
          </w:p>
        </w:tc>
      </w:tr>
      <w:tr w:rsidR="00971FAB" w:rsidDel="009E5174" w14:paraId="553BC7E1" w14:textId="3D0AFE8C" w:rsidTr="00D13A23">
        <w:trPr>
          <w:trHeight w:val="262"/>
          <w:del w:id="27" w:author="Bai Rong" w:date="2021-05-18T19:29:00Z"/>
        </w:trPr>
        <w:tc>
          <w:tcPr>
            <w:tcW w:w="1233" w:type="dxa"/>
          </w:tcPr>
          <w:p w14:paraId="6B01FA65" w14:textId="3083538C" w:rsidR="00971FAB" w:rsidDel="009E5174" w:rsidRDefault="000F10D7" w:rsidP="004460D2">
            <w:pPr>
              <w:jc w:val="center"/>
              <w:rPr>
                <w:del w:id="28" w:author="Bai Rong" w:date="2021-05-18T19:29:00Z"/>
              </w:rPr>
            </w:pPr>
            <w:del w:id="29" w:author="Bai Rong" w:date="2021-05-18T19:29:00Z">
              <w:r w:rsidDel="009E5174">
                <w:rPr>
                  <w:rFonts w:hint="eastAsia"/>
                </w:rPr>
                <w:delText>V</w:delText>
              </w:r>
              <w:r w:rsidDel="009E5174">
                <w:delText>1.1</w:delText>
              </w:r>
              <w:r w:rsidR="004E53FA" w:rsidDel="009E5174">
                <w:delText>b</w:delText>
              </w:r>
            </w:del>
          </w:p>
        </w:tc>
        <w:tc>
          <w:tcPr>
            <w:tcW w:w="1597" w:type="dxa"/>
          </w:tcPr>
          <w:p w14:paraId="45EFD978" w14:textId="3928E4FF" w:rsidR="00971FAB" w:rsidDel="009E5174" w:rsidRDefault="000F10D7" w:rsidP="004460D2">
            <w:pPr>
              <w:jc w:val="center"/>
              <w:rPr>
                <w:del w:id="30" w:author="Bai Rong" w:date="2021-05-18T19:29:00Z"/>
              </w:rPr>
            </w:pPr>
            <w:del w:id="31" w:author="Bai Rong" w:date="2021-05-18T19:29:00Z">
              <w:r w:rsidDel="009E5174">
                <w:rPr>
                  <w:rFonts w:hint="eastAsia"/>
                </w:rPr>
                <w:delText>2</w:delText>
              </w:r>
              <w:r w:rsidDel="009E5174">
                <w:delText>8/08/2020</w:delText>
              </w:r>
            </w:del>
          </w:p>
        </w:tc>
        <w:tc>
          <w:tcPr>
            <w:tcW w:w="5387" w:type="dxa"/>
          </w:tcPr>
          <w:p w14:paraId="1D76B646" w14:textId="70E5DAE2" w:rsidR="00971FAB" w:rsidDel="009E5174" w:rsidRDefault="000F10D7" w:rsidP="006D3166">
            <w:pPr>
              <w:jc w:val="left"/>
              <w:rPr>
                <w:del w:id="32" w:author="Bai Rong" w:date="2021-05-18T19:29:00Z"/>
              </w:rPr>
            </w:pPr>
            <w:del w:id="33" w:author="Bai Rong" w:date="2021-05-18T19:29:00Z">
              <w:r w:rsidDel="009E5174">
                <w:rPr>
                  <w:rFonts w:hint="eastAsia"/>
                </w:rPr>
                <w:delText>C</w:delText>
              </w:r>
              <w:r w:rsidDel="009E5174">
                <w:delText>hange syntax and update the information for new features.</w:delText>
              </w:r>
            </w:del>
          </w:p>
        </w:tc>
      </w:tr>
      <w:tr w:rsidR="004638B4" w:rsidDel="009E5174" w14:paraId="3D48B559" w14:textId="4E5D3E55" w:rsidTr="00D13A23">
        <w:trPr>
          <w:trHeight w:val="262"/>
          <w:del w:id="34" w:author="Bai Rong" w:date="2021-05-18T19:29:00Z"/>
        </w:trPr>
        <w:tc>
          <w:tcPr>
            <w:tcW w:w="1233" w:type="dxa"/>
          </w:tcPr>
          <w:p w14:paraId="716FE890" w14:textId="69D410CE" w:rsidR="004638B4" w:rsidDel="009E5174" w:rsidRDefault="004638B4" w:rsidP="004638B4">
            <w:pPr>
              <w:jc w:val="center"/>
              <w:rPr>
                <w:del w:id="35" w:author="Bai Rong" w:date="2021-05-18T19:29:00Z"/>
              </w:rPr>
            </w:pPr>
            <w:del w:id="36" w:author="Bai Rong" w:date="2021-05-18T19:29:00Z">
              <w:r w:rsidDel="009E5174">
                <w:rPr>
                  <w:rFonts w:hint="eastAsia"/>
                </w:rPr>
                <w:delText>V</w:delText>
              </w:r>
              <w:r w:rsidDel="009E5174">
                <w:delText>2.0b</w:delText>
              </w:r>
            </w:del>
          </w:p>
        </w:tc>
        <w:tc>
          <w:tcPr>
            <w:tcW w:w="1597" w:type="dxa"/>
          </w:tcPr>
          <w:p w14:paraId="6D39D6BE" w14:textId="0795A7C6" w:rsidR="004638B4" w:rsidDel="009E5174" w:rsidRDefault="004638B4" w:rsidP="004638B4">
            <w:pPr>
              <w:jc w:val="center"/>
              <w:rPr>
                <w:del w:id="37" w:author="Bai Rong" w:date="2021-05-18T19:29:00Z"/>
              </w:rPr>
            </w:pPr>
            <w:del w:id="38" w:author="Bai Rong" w:date="2021-05-18T19:29:00Z">
              <w:r w:rsidDel="009E5174">
                <w:delText>03/12/202</w:delText>
              </w:r>
              <w:r w:rsidR="001E2E3C" w:rsidDel="009E5174">
                <w:rPr>
                  <w:rFonts w:hint="eastAsia"/>
                </w:rPr>
                <w:delText>1</w:delText>
              </w:r>
            </w:del>
          </w:p>
        </w:tc>
        <w:tc>
          <w:tcPr>
            <w:tcW w:w="5387" w:type="dxa"/>
          </w:tcPr>
          <w:p w14:paraId="5EF02FBB" w14:textId="135210DA" w:rsidR="004638B4" w:rsidDel="009E5174" w:rsidRDefault="004638B4" w:rsidP="004638B4">
            <w:pPr>
              <w:jc w:val="left"/>
              <w:rPr>
                <w:del w:id="39" w:author="Bai Rong" w:date="2021-05-18T19:29:00Z"/>
              </w:rPr>
            </w:pPr>
            <w:del w:id="40" w:author="Bai Rong" w:date="2021-05-18T19:29:00Z">
              <w:r w:rsidDel="009E5174">
                <w:rPr>
                  <w:rFonts w:hint="eastAsia"/>
                </w:rPr>
                <w:delText>Me</w:delText>
              </w:r>
              <w:r w:rsidDel="009E5174">
                <w:delText>mory mapping and package information update</w:delText>
              </w:r>
            </w:del>
          </w:p>
        </w:tc>
      </w:tr>
      <w:tr w:rsidR="00BB169A" w14:paraId="3E190529" w14:textId="77777777" w:rsidTr="00D13A23">
        <w:trPr>
          <w:trHeight w:val="270"/>
        </w:trPr>
        <w:tc>
          <w:tcPr>
            <w:tcW w:w="1233" w:type="dxa"/>
          </w:tcPr>
          <w:p w14:paraId="2961EA6E" w14:textId="17F371AD" w:rsidR="00BB169A" w:rsidRDefault="00BB169A" w:rsidP="00BB169A">
            <w:pPr>
              <w:jc w:val="center"/>
            </w:pPr>
            <w:del w:id="41" w:author="Bai Rong" w:date="2021-05-18T19:29:00Z">
              <w:r w:rsidDel="009E5174">
                <w:rPr>
                  <w:rFonts w:hint="eastAsia"/>
                </w:rPr>
                <w:delText>V</w:delText>
              </w:r>
              <w:r w:rsidDel="009E5174">
                <w:delText>2</w:delText>
              </w:r>
            </w:del>
            <w:ins w:id="42" w:author="Bai Rong" w:date="2021-05-18T19:29:00Z">
              <w:r w:rsidR="009E5174">
                <w:rPr>
                  <w:rFonts w:hint="eastAsia"/>
                </w:rPr>
                <w:t>V</w:t>
              </w:r>
              <w:r w:rsidR="009E5174">
                <w:t>1</w:t>
              </w:r>
            </w:ins>
            <w:r>
              <w:t>.1b</w:t>
            </w:r>
          </w:p>
        </w:tc>
        <w:tc>
          <w:tcPr>
            <w:tcW w:w="1597" w:type="dxa"/>
          </w:tcPr>
          <w:p w14:paraId="2C6B424C" w14:textId="34F99AA0" w:rsidR="00BB169A" w:rsidRDefault="00BB169A" w:rsidP="00BB169A">
            <w:pPr>
              <w:jc w:val="center"/>
            </w:pPr>
            <w:r>
              <w:t>05/15/202</w:t>
            </w:r>
            <w:r w:rsidR="001E2E3C">
              <w:rPr>
                <w:rFonts w:hint="eastAsia"/>
              </w:rPr>
              <w:t>1</w:t>
            </w:r>
          </w:p>
        </w:tc>
        <w:tc>
          <w:tcPr>
            <w:tcW w:w="5387" w:type="dxa"/>
          </w:tcPr>
          <w:p w14:paraId="29DB2A43" w14:textId="20D2731E" w:rsidR="00BB169A" w:rsidRDefault="00BB169A" w:rsidP="00BB169A">
            <w:pPr>
              <w:jc w:val="left"/>
            </w:pPr>
            <w:r>
              <w:rPr>
                <w:rFonts w:hint="eastAsia"/>
              </w:rPr>
              <w:t>Fix</w:t>
            </w:r>
            <w:r>
              <w:t xml:space="preserve"> the </w:t>
            </w:r>
            <w:r w:rsidR="000B34AA">
              <w:t>errors for descriptions of peripherals</w:t>
            </w:r>
          </w:p>
        </w:tc>
      </w:tr>
      <w:tr w:rsidR="00BB169A" w14:paraId="33291C3B" w14:textId="77777777" w:rsidTr="00D13A23">
        <w:trPr>
          <w:trHeight w:val="262"/>
        </w:trPr>
        <w:tc>
          <w:tcPr>
            <w:tcW w:w="1233" w:type="dxa"/>
          </w:tcPr>
          <w:p w14:paraId="60E7C7A4" w14:textId="4CFE713D" w:rsidR="00BB169A" w:rsidRDefault="00FF20AE" w:rsidP="00BB169A">
            <w:pPr>
              <w:jc w:val="center"/>
            </w:pPr>
            <w:del w:id="43" w:author="Bai Rong" w:date="2021-05-18T19:29:00Z">
              <w:r w:rsidDel="009E5174">
                <w:rPr>
                  <w:rFonts w:hint="eastAsia"/>
                </w:rPr>
                <w:delText>V</w:delText>
              </w:r>
              <w:r w:rsidDel="009E5174">
                <w:delText>2.2b</w:delText>
              </w:r>
            </w:del>
          </w:p>
        </w:tc>
        <w:tc>
          <w:tcPr>
            <w:tcW w:w="1597" w:type="dxa"/>
          </w:tcPr>
          <w:p w14:paraId="36E2BEF0" w14:textId="5E43A111" w:rsidR="00BB169A" w:rsidRDefault="00FF20AE" w:rsidP="00BB169A">
            <w:pPr>
              <w:jc w:val="center"/>
            </w:pPr>
            <w:del w:id="44" w:author="Bai Rong" w:date="2021-05-18T19:29:00Z">
              <w:r w:rsidDel="009E5174">
                <w:delText>05/18/202</w:delText>
              </w:r>
              <w:r w:rsidDel="009E5174">
                <w:rPr>
                  <w:rFonts w:hint="eastAsia"/>
                </w:rPr>
                <w:delText>1</w:delText>
              </w:r>
            </w:del>
          </w:p>
        </w:tc>
        <w:tc>
          <w:tcPr>
            <w:tcW w:w="5387" w:type="dxa"/>
          </w:tcPr>
          <w:p w14:paraId="33C3C74B" w14:textId="77777777" w:rsidR="00BB169A" w:rsidRDefault="00BB169A" w:rsidP="00BB169A">
            <w:pPr>
              <w:jc w:val="left"/>
            </w:pPr>
          </w:p>
        </w:tc>
      </w:tr>
      <w:tr w:rsidR="009E5174" w14:paraId="561E204C" w14:textId="77777777" w:rsidTr="00D13A23">
        <w:trPr>
          <w:trHeight w:val="262"/>
          <w:ins w:id="45" w:author="Bai Rong" w:date="2021-05-18T19:29:00Z"/>
        </w:trPr>
        <w:tc>
          <w:tcPr>
            <w:tcW w:w="1233" w:type="dxa"/>
          </w:tcPr>
          <w:p w14:paraId="3E6DDCEE" w14:textId="77777777" w:rsidR="009E5174" w:rsidDel="009E5174" w:rsidRDefault="009E5174" w:rsidP="00BB169A">
            <w:pPr>
              <w:jc w:val="center"/>
              <w:rPr>
                <w:ins w:id="46" w:author="Bai Rong" w:date="2021-05-18T19:29:00Z"/>
                <w:rFonts w:hint="eastAsia"/>
              </w:rPr>
            </w:pPr>
          </w:p>
        </w:tc>
        <w:tc>
          <w:tcPr>
            <w:tcW w:w="1597" w:type="dxa"/>
          </w:tcPr>
          <w:p w14:paraId="17C16EF4" w14:textId="77777777" w:rsidR="009E5174" w:rsidDel="009E5174" w:rsidRDefault="009E5174" w:rsidP="00BB169A">
            <w:pPr>
              <w:jc w:val="center"/>
              <w:rPr>
                <w:ins w:id="47" w:author="Bai Rong" w:date="2021-05-18T19:29:00Z"/>
              </w:rPr>
            </w:pPr>
          </w:p>
        </w:tc>
        <w:tc>
          <w:tcPr>
            <w:tcW w:w="5387" w:type="dxa"/>
          </w:tcPr>
          <w:p w14:paraId="72CA4DF8" w14:textId="77777777" w:rsidR="009E5174" w:rsidRDefault="009E5174" w:rsidP="00BB169A">
            <w:pPr>
              <w:jc w:val="left"/>
              <w:rPr>
                <w:ins w:id="48" w:author="Bai Rong" w:date="2021-05-18T19:29:00Z"/>
              </w:rPr>
            </w:pPr>
          </w:p>
        </w:tc>
      </w:tr>
      <w:tr w:rsidR="009E5174" w14:paraId="066A7947" w14:textId="77777777" w:rsidTr="00D13A23">
        <w:trPr>
          <w:trHeight w:val="262"/>
          <w:ins w:id="49" w:author="Bai Rong" w:date="2021-05-18T19:29:00Z"/>
        </w:trPr>
        <w:tc>
          <w:tcPr>
            <w:tcW w:w="1233" w:type="dxa"/>
          </w:tcPr>
          <w:p w14:paraId="5A2BF30A" w14:textId="77777777" w:rsidR="009E5174" w:rsidDel="009E5174" w:rsidRDefault="009E5174" w:rsidP="00BB169A">
            <w:pPr>
              <w:jc w:val="center"/>
              <w:rPr>
                <w:ins w:id="50" w:author="Bai Rong" w:date="2021-05-18T19:29:00Z"/>
                <w:rFonts w:hint="eastAsia"/>
              </w:rPr>
            </w:pPr>
          </w:p>
        </w:tc>
        <w:tc>
          <w:tcPr>
            <w:tcW w:w="1597" w:type="dxa"/>
          </w:tcPr>
          <w:p w14:paraId="6317AC89" w14:textId="77777777" w:rsidR="009E5174" w:rsidDel="009E5174" w:rsidRDefault="009E5174" w:rsidP="00BB169A">
            <w:pPr>
              <w:jc w:val="center"/>
              <w:rPr>
                <w:ins w:id="51" w:author="Bai Rong" w:date="2021-05-18T19:29:00Z"/>
              </w:rPr>
            </w:pPr>
          </w:p>
        </w:tc>
        <w:tc>
          <w:tcPr>
            <w:tcW w:w="5387" w:type="dxa"/>
          </w:tcPr>
          <w:p w14:paraId="1E42DECF" w14:textId="77777777" w:rsidR="009E5174" w:rsidRDefault="009E5174" w:rsidP="00BB169A">
            <w:pPr>
              <w:jc w:val="left"/>
              <w:rPr>
                <w:ins w:id="52" w:author="Bai Rong" w:date="2021-05-18T19:29:00Z"/>
              </w:rPr>
            </w:pPr>
          </w:p>
        </w:tc>
      </w:tr>
      <w:tr w:rsidR="009E5174" w14:paraId="36FA3985" w14:textId="77777777" w:rsidTr="00D13A23">
        <w:trPr>
          <w:trHeight w:val="262"/>
          <w:ins w:id="53" w:author="Bai Rong" w:date="2021-05-18T19:29:00Z"/>
        </w:trPr>
        <w:tc>
          <w:tcPr>
            <w:tcW w:w="1233" w:type="dxa"/>
          </w:tcPr>
          <w:p w14:paraId="47A9DA58" w14:textId="77777777" w:rsidR="009E5174" w:rsidDel="009E5174" w:rsidRDefault="009E5174" w:rsidP="00BB169A">
            <w:pPr>
              <w:jc w:val="center"/>
              <w:rPr>
                <w:ins w:id="54" w:author="Bai Rong" w:date="2021-05-18T19:29:00Z"/>
                <w:rFonts w:hint="eastAsia"/>
              </w:rPr>
            </w:pPr>
          </w:p>
        </w:tc>
        <w:tc>
          <w:tcPr>
            <w:tcW w:w="1597" w:type="dxa"/>
          </w:tcPr>
          <w:p w14:paraId="5A2A2E05" w14:textId="77777777" w:rsidR="009E5174" w:rsidDel="009E5174" w:rsidRDefault="009E5174" w:rsidP="00BB169A">
            <w:pPr>
              <w:jc w:val="center"/>
              <w:rPr>
                <w:ins w:id="55" w:author="Bai Rong" w:date="2021-05-18T19:29:00Z"/>
              </w:rPr>
            </w:pPr>
          </w:p>
        </w:tc>
        <w:tc>
          <w:tcPr>
            <w:tcW w:w="5387" w:type="dxa"/>
          </w:tcPr>
          <w:p w14:paraId="1F345DAB" w14:textId="77777777" w:rsidR="009E5174" w:rsidRDefault="009E5174" w:rsidP="00BB169A">
            <w:pPr>
              <w:jc w:val="left"/>
              <w:rPr>
                <w:ins w:id="56" w:author="Bai Rong" w:date="2021-05-18T19:29:00Z"/>
              </w:rPr>
            </w:pPr>
          </w:p>
        </w:tc>
      </w:tr>
      <w:tr w:rsidR="00BB169A" w14:paraId="5EBE7F69" w14:textId="77777777" w:rsidTr="00D13A23">
        <w:trPr>
          <w:trHeight w:val="262"/>
        </w:trPr>
        <w:tc>
          <w:tcPr>
            <w:tcW w:w="1233" w:type="dxa"/>
          </w:tcPr>
          <w:p w14:paraId="4B2CE0CB" w14:textId="77777777" w:rsidR="00BB169A" w:rsidRDefault="00BB169A" w:rsidP="00BB169A">
            <w:pPr>
              <w:jc w:val="center"/>
            </w:pPr>
          </w:p>
        </w:tc>
        <w:tc>
          <w:tcPr>
            <w:tcW w:w="1597" w:type="dxa"/>
          </w:tcPr>
          <w:p w14:paraId="13B8B207" w14:textId="77777777" w:rsidR="00BB169A" w:rsidRDefault="00BB169A" w:rsidP="00BB169A">
            <w:pPr>
              <w:jc w:val="center"/>
            </w:pPr>
          </w:p>
        </w:tc>
        <w:tc>
          <w:tcPr>
            <w:tcW w:w="5387" w:type="dxa"/>
          </w:tcPr>
          <w:p w14:paraId="2F9267B2" w14:textId="77777777" w:rsidR="00BB169A" w:rsidRDefault="00BB169A" w:rsidP="00BB169A">
            <w:pPr>
              <w:jc w:val="left"/>
            </w:pPr>
          </w:p>
        </w:tc>
      </w:tr>
      <w:bookmarkEnd w:id="26"/>
    </w:tbl>
    <w:p w14:paraId="4D2ACB57" w14:textId="23A9A2AA" w:rsidR="003D75EF" w:rsidDel="00522124" w:rsidRDefault="003D75EF">
      <w:pPr>
        <w:rPr>
          <w:del w:id="57" w:author="Bai Rong" w:date="2021-05-18T19:56:00Z"/>
        </w:rPr>
      </w:pPr>
    </w:p>
    <w:p w14:paraId="32A206F7" w14:textId="3DD20C67" w:rsidR="00971FAB" w:rsidDel="00522124" w:rsidRDefault="00971FAB">
      <w:pPr>
        <w:rPr>
          <w:del w:id="58" w:author="Bai Rong" w:date="2021-05-18T19:56:00Z"/>
        </w:rPr>
      </w:pPr>
    </w:p>
    <w:p w14:paraId="3B17A435" w14:textId="3E32B18C" w:rsidR="00971FAB" w:rsidDel="00522124" w:rsidRDefault="00971FAB">
      <w:pPr>
        <w:rPr>
          <w:del w:id="59" w:author="Bai Rong" w:date="2021-05-18T19:56:00Z"/>
        </w:rPr>
      </w:pPr>
    </w:p>
    <w:p w14:paraId="39A6B875" w14:textId="39D21171" w:rsidR="00971FAB" w:rsidDel="00522124" w:rsidRDefault="00971FAB">
      <w:pPr>
        <w:rPr>
          <w:del w:id="60" w:author="Bai Rong" w:date="2021-05-18T19:56:00Z"/>
        </w:rPr>
      </w:pPr>
    </w:p>
    <w:p w14:paraId="180C838D" w14:textId="4AF3DDC3" w:rsidR="00971FAB" w:rsidDel="00522124" w:rsidRDefault="00971FAB">
      <w:pPr>
        <w:rPr>
          <w:del w:id="61" w:author="Bai Rong" w:date="2021-05-18T19:56:00Z"/>
        </w:rPr>
      </w:pPr>
    </w:p>
    <w:p w14:paraId="589B9661" w14:textId="63E4DE27" w:rsidR="00971FAB" w:rsidRDefault="00971FAB"/>
    <w:p w14:paraId="5E2B72FB" w14:textId="43E6E7D7" w:rsidR="00971FAB" w:rsidRDefault="00971FAB"/>
    <w:p w14:paraId="0C590916" w14:textId="4EBE4CA2" w:rsidR="00971FAB" w:rsidRDefault="00971FAB"/>
    <w:p w14:paraId="758ED32B" w14:textId="77777777" w:rsidR="00971FAB" w:rsidRDefault="00971FAB"/>
    <w:p w14:paraId="7DC7AD88" w14:textId="77777777" w:rsidR="003D75EF" w:rsidRDefault="003D75EF">
      <w:pPr>
        <w:widowControl/>
        <w:jc w:val="left"/>
      </w:pPr>
      <w:r>
        <w:br w:type="page"/>
      </w: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19350199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592DF1" w14:textId="55F4EE8C" w:rsidR="00CA040D" w:rsidRDefault="009B45A2" w:rsidP="00F739FC">
          <w:pPr>
            <w:pStyle w:val="TOC"/>
            <w:jc w:val="center"/>
          </w:pPr>
          <w:r>
            <w:rPr>
              <w:rFonts w:hint="eastAsia"/>
              <w:lang w:val="zh-CN"/>
            </w:rPr>
            <w:t>Content</w:t>
          </w:r>
        </w:p>
        <w:p w14:paraId="7409ECA8" w14:textId="67F2F363" w:rsidR="001E7F63" w:rsidRDefault="00CA040D">
          <w:pPr>
            <w:pStyle w:val="TOC1"/>
            <w:tabs>
              <w:tab w:val="right" w:leader="dot" w:pos="8296"/>
            </w:tabs>
            <w:rPr>
              <w:ins w:id="62" w:author="Bai Rong" w:date="2021-05-18T19:58:00Z"/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63" w:author="Bai Rong" w:date="2021-05-18T19:58:00Z">
            <w:r w:rsidR="001E7F63" w:rsidRPr="00D30C07">
              <w:rPr>
                <w:rStyle w:val="ad"/>
                <w:noProof/>
              </w:rPr>
              <w:fldChar w:fldCharType="begin"/>
            </w:r>
            <w:r w:rsidR="001E7F63" w:rsidRPr="00D30C07">
              <w:rPr>
                <w:rStyle w:val="ad"/>
                <w:noProof/>
              </w:rPr>
              <w:instrText xml:space="preserve"> </w:instrText>
            </w:r>
            <w:r w:rsidR="001E7F63">
              <w:rPr>
                <w:noProof/>
              </w:rPr>
              <w:instrText>HYPERLINK \l "_Toc72260295"</w:instrText>
            </w:r>
            <w:r w:rsidR="001E7F63" w:rsidRPr="00D30C07">
              <w:rPr>
                <w:rStyle w:val="ad"/>
                <w:noProof/>
              </w:rPr>
              <w:instrText xml:space="preserve"> </w:instrText>
            </w:r>
            <w:r w:rsidR="001E7F63" w:rsidRPr="00D30C07">
              <w:rPr>
                <w:rStyle w:val="ad"/>
                <w:noProof/>
              </w:rPr>
            </w:r>
            <w:r w:rsidR="001E7F63" w:rsidRPr="00D30C07">
              <w:rPr>
                <w:rStyle w:val="ad"/>
                <w:noProof/>
              </w:rPr>
              <w:fldChar w:fldCharType="separate"/>
            </w:r>
            <w:r w:rsidR="001E7F63" w:rsidRPr="00D30C07">
              <w:rPr>
                <w:rStyle w:val="ad"/>
                <w:noProof/>
              </w:rPr>
              <w:t>History</w:t>
            </w:r>
            <w:r w:rsidR="001E7F63">
              <w:rPr>
                <w:noProof/>
                <w:webHidden/>
              </w:rPr>
              <w:tab/>
            </w:r>
            <w:r w:rsidR="001E7F63">
              <w:rPr>
                <w:noProof/>
                <w:webHidden/>
              </w:rPr>
              <w:fldChar w:fldCharType="begin"/>
            </w:r>
            <w:r w:rsidR="001E7F63">
              <w:rPr>
                <w:noProof/>
                <w:webHidden/>
              </w:rPr>
              <w:instrText xml:space="preserve"> PAGEREF _Toc72260295 \h </w:instrText>
            </w:r>
            <w:r w:rsidR="001E7F63">
              <w:rPr>
                <w:noProof/>
                <w:webHidden/>
              </w:rPr>
            </w:r>
          </w:ins>
          <w:r w:rsidR="001E7F63">
            <w:rPr>
              <w:noProof/>
              <w:webHidden/>
            </w:rPr>
            <w:fldChar w:fldCharType="separate"/>
          </w:r>
          <w:ins w:id="64" w:author="Bai Rong" w:date="2021-05-18T19:58:00Z">
            <w:r w:rsidR="001E7F63">
              <w:rPr>
                <w:noProof/>
                <w:webHidden/>
              </w:rPr>
              <w:t>1</w:t>
            </w:r>
            <w:r w:rsidR="001E7F63">
              <w:rPr>
                <w:noProof/>
                <w:webHidden/>
              </w:rPr>
              <w:fldChar w:fldCharType="end"/>
            </w:r>
            <w:r w:rsidR="001E7F63" w:rsidRPr="00D30C07">
              <w:rPr>
                <w:rStyle w:val="ad"/>
                <w:noProof/>
              </w:rPr>
              <w:fldChar w:fldCharType="end"/>
            </w:r>
          </w:ins>
        </w:p>
        <w:p w14:paraId="3BC8D5E7" w14:textId="1DC56F75" w:rsidR="001E7F63" w:rsidRDefault="001E7F63">
          <w:pPr>
            <w:pStyle w:val="TOC1"/>
            <w:tabs>
              <w:tab w:val="left" w:pos="420"/>
              <w:tab w:val="right" w:leader="dot" w:pos="8296"/>
            </w:tabs>
            <w:rPr>
              <w:ins w:id="65" w:author="Bai Rong" w:date="2021-05-18T19:58:00Z"/>
              <w:rFonts w:eastAsiaTheme="minorEastAsia"/>
              <w:noProof/>
            </w:rPr>
          </w:pPr>
          <w:ins w:id="66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"_Toc72260296"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_Toc72260296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7" w:author="Bai Rong" w:date="2021-05-18T19:58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22C2D5E9" w14:textId="06A45821" w:rsidR="001E7F63" w:rsidRDefault="001E7F63">
          <w:pPr>
            <w:pStyle w:val="TOC1"/>
            <w:tabs>
              <w:tab w:val="left" w:pos="420"/>
              <w:tab w:val="right" w:leader="dot" w:pos="8296"/>
            </w:tabs>
            <w:rPr>
              <w:ins w:id="68" w:author="Bai Rong" w:date="2021-05-18T19:58:00Z"/>
              <w:rFonts w:eastAsiaTheme="minorEastAsia"/>
              <w:noProof/>
            </w:rPr>
          </w:pPr>
          <w:ins w:id="69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"_Toc72260297"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_Toc72260297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0" w:author="Bai Rong" w:date="2021-05-18T19:58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27952111" w14:textId="643EE63C" w:rsidR="001E7F63" w:rsidRDefault="001E7F63">
          <w:pPr>
            <w:pStyle w:val="TOC1"/>
            <w:tabs>
              <w:tab w:val="left" w:pos="420"/>
              <w:tab w:val="right" w:leader="dot" w:pos="8296"/>
            </w:tabs>
            <w:rPr>
              <w:ins w:id="71" w:author="Bai Rong" w:date="2021-05-18T19:58:00Z"/>
              <w:rFonts w:eastAsiaTheme="minorEastAsia"/>
              <w:noProof/>
            </w:rPr>
          </w:pPr>
          <w:ins w:id="72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"_Toc72260298"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 w:cs="Cambria"/>
                <w:b/>
                <w:bCs/>
                <w:noProof/>
              </w:rPr>
              <w:t>Functional applications: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_Toc72260298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3" w:author="Bai Rong" w:date="2021-05-18T19:5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1F223F5A" w14:textId="1654C16F" w:rsidR="001E7F63" w:rsidRDefault="001E7F63">
          <w:pPr>
            <w:pStyle w:val="TOC1"/>
            <w:tabs>
              <w:tab w:val="left" w:pos="420"/>
              <w:tab w:val="right" w:leader="dot" w:pos="8296"/>
            </w:tabs>
            <w:rPr>
              <w:ins w:id="74" w:author="Bai Rong" w:date="2021-05-18T19:58:00Z"/>
              <w:rFonts w:eastAsiaTheme="minorEastAsia"/>
              <w:noProof/>
            </w:rPr>
          </w:pPr>
          <w:ins w:id="75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"_Toc72260299"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System block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_Toc72260299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6" w:author="Bai Rong" w:date="2021-05-18T19:58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7FE51FAE" w14:textId="4E999780" w:rsidR="001E7F63" w:rsidRDefault="001E7F63">
          <w:pPr>
            <w:pStyle w:val="TOC1"/>
            <w:tabs>
              <w:tab w:val="left" w:pos="420"/>
              <w:tab w:val="right" w:leader="dot" w:pos="8296"/>
            </w:tabs>
            <w:rPr>
              <w:ins w:id="77" w:author="Bai Rong" w:date="2021-05-18T19:58:00Z"/>
              <w:rFonts w:eastAsiaTheme="minorEastAsia"/>
              <w:noProof/>
            </w:rPr>
          </w:pPr>
          <w:ins w:id="78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"_Toc72260300"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Absolute maximum ratings: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_Toc72260300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9" w:author="Bai Rong" w:date="2021-05-18T19:58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13FD5B10" w14:textId="7A573FF9" w:rsidR="001E7F63" w:rsidRDefault="001E7F63">
          <w:pPr>
            <w:pStyle w:val="TOC1"/>
            <w:tabs>
              <w:tab w:val="left" w:pos="420"/>
              <w:tab w:val="right" w:leader="dot" w:pos="8296"/>
            </w:tabs>
            <w:rPr>
              <w:ins w:id="80" w:author="Bai Rong" w:date="2021-05-18T19:58:00Z"/>
              <w:rFonts w:eastAsiaTheme="minorEastAsia"/>
              <w:noProof/>
            </w:rPr>
          </w:pPr>
          <w:ins w:id="81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"_Toc72260301"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System bus 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_Toc72260301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2" w:author="Bai Rong" w:date="2021-05-18T19:58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799B2A3C" w14:textId="6FF2B0BC" w:rsidR="001E7F63" w:rsidRDefault="001E7F63">
          <w:pPr>
            <w:pStyle w:val="TOC1"/>
            <w:tabs>
              <w:tab w:val="left" w:pos="420"/>
              <w:tab w:val="right" w:leader="dot" w:pos="8296"/>
            </w:tabs>
            <w:rPr>
              <w:ins w:id="83" w:author="Bai Rong" w:date="2021-05-18T19:58:00Z"/>
              <w:rFonts w:eastAsiaTheme="minorEastAsia"/>
              <w:noProof/>
            </w:rPr>
          </w:pPr>
          <w:ins w:id="84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"_Toc72260302"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Data processing 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_Toc72260302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5" w:author="Bai Rong" w:date="2021-05-18T19:58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50B02D31" w14:textId="4B692665" w:rsidR="001E7F63" w:rsidRDefault="001E7F63">
          <w:pPr>
            <w:pStyle w:val="TOC1"/>
            <w:tabs>
              <w:tab w:val="left" w:pos="420"/>
              <w:tab w:val="right" w:leader="dot" w:pos="8296"/>
            </w:tabs>
            <w:rPr>
              <w:ins w:id="86" w:author="Bai Rong" w:date="2021-05-18T19:58:00Z"/>
              <w:rFonts w:eastAsiaTheme="minorEastAsia"/>
              <w:noProof/>
            </w:rPr>
          </w:pPr>
          <w:ins w:id="87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"_Toc72260303"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HiFi3 core specification: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_Toc72260303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8" w:author="Bai Rong" w:date="2021-05-18T19:58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11C29223" w14:textId="71ED7D27" w:rsidR="001E7F63" w:rsidRDefault="001E7F63">
          <w:pPr>
            <w:pStyle w:val="TOC1"/>
            <w:tabs>
              <w:tab w:val="left" w:pos="420"/>
              <w:tab w:val="right" w:leader="dot" w:pos="8296"/>
            </w:tabs>
            <w:rPr>
              <w:ins w:id="89" w:author="Bai Rong" w:date="2021-05-18T19:58:00Z"/>
              <w:rFonts w:eastAsiaTheme="minorEastAsia"/>
              <w:noProof/>
            </w:rPr>
          </w:pPr>
          <w:ins w:id="90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"_Toc72260304"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9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Memory mapping: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_Toc72260304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1" w:author="Bai Rong" w:date="2021-05-18T19:58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706CFA51" w14:textId="4CBF810C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92" w:author="Bai Rong" w:date="2021-05-18T19:58:00Z"/>
              <w:rFonts w:eastAsiaTheme="minorEastAsia"/>
              <w:noProof/>
            </w:rPr>
          </w:pPr>
          <w:ins w:id="93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"_Toc72260305"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10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DMA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_Toc72260305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4" w:author="Bai Rong" w:date="2021-05-18T19:58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1FCBD8B5" w14:textId="4777392E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95" w:author="Bai Rong" w:date="2021-05-18T19:58:00Z"/>
              <w:rFonts w:eastAsiaTheme="minorEastAsia"/>
              <w:noProof/>
            </w:rPr>
          </w:pPr>
          <w:ins w:id="96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"_Toc72260306"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11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Interrupt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_Toc72260306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7" w:author="Bai Rong" w:date="2021-05-18T19:58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6A456527" w14:textId="11FE5C39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98" w:author="Bai Rong" w:date="2021-05-18T19:58:00Z"/>
              <w:rFonts w:eastAsiaTheme="minorEastAsia"/>
              <w:noProof/>
            </w:rPr>
          </w:pPr>
          <w:ins w:id="99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"_Toc72260307"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12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Clock network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_Toc72260307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0" w:author="Bai Rong" w:date="2021-05-18T19:5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03467B5D" w14:textId="058B54B1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01" w:author="Bai Rong" w:date="2021-05-18T19:58:00Z"/>
              <w:rFonts w:eastAsiaTheme="minorEastAsia"/>
              <w:noProof/>
            </w:rPr>
          </w:pPr>
          <w:ins w:id="102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"_Toc72260308"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13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PLL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_Toc72260308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3" w:author="Bai Rong" w:date="2021-05-18T19:58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41F74B5E" w14:textId="702A5C1D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04" w:author="Bai Rong" w:date="2021-05-18T19:58:00Z"/>
              <w:rFonts w:eastAsiaTheme="minorEastAsia"/>
              <w:noProof/>
            </w:rPr>
          </w:pPr>
          <w:ins w:id="105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"_Toc72260309"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14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Crystal oscillator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_Toc72260309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6" w:author="Bai Rong" w:date="2021-05-18T19:58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471331E9" w14:textId="14FB37C1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07" w:author="Bai Rong" w:date="2021-05-18T19:58:00Z"/>
              <w:rFonts w:eastAsiaTheme="minorEastAsia"/>
              <w:noProof/>
            </w:rPr>
          </w:pPr>
          <w:ins w:id="108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"_Toc72260310"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15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Codec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_Toc72260310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9" w:author="Bai Rong" w:date="2021-05-18T19:5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466EA38B" w14:textId="134892FE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10" w:author="Bai Rong" w:date="2021-05-18T19:58:00Z"/>
              <w:rFonts w:eastAsiaTheme="minorEastAsia"/>
              <w:noProof/>
            </w:rPr>
          </w:pPr>
          <w:ins w:id="111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"_Toc72260311"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16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Codec characteristics: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_Toc72260311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2" w:author="Bai Rong" w:date="2021-05-18T19:58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1D84D48E" w14:textId="670D0257" w:rsidR="001E7F63" w:rsidRDefault="001E7F63">
          <w:pPr>
            <w:pStyle w:val="TOC2"/>
            <w:tabs>
              <w:tab w:val="left" w:pos="1260"/>
              <w:tab w:val="right" w:leader="dot" w:pos="8296"/>
            </w:tabs>
            <w:rPr>
              <w:ins w:id="113" w:author="Bai Rong" w:date="2021-05-18T19:58:00Z"/>
              <w:rFonts w:eastAsiaTheme="minorEastAsia"/>
              <w:noProof/>
            </w:rPr>
          </w:pPr>
          <w:ins w:id="114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"_Toc72260312"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16.1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Frequencies: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_Toc72260312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5" w:author="Bai Rong" w:date="2021-05-18T19:58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0BDB02E3" w14:textId="7FB539C7" w:rsidR="001E7F63" w:rsidRDefault="001E7F63">
          <w:pPr>
            <w:pStyle w:val="TOC2"/>
            <w:tabs>
              <w:tab w:val="left" w:pos="1260"/>
              <w:tab w:val="right" w:leader="dot" w:pos="8296"/>
            </w:tabs>
            <w:rPr>
              <w:ins w:id="116" w:author="Bai Rong" w:date="2021-05-18T19:58:00Z"/>
              <w:rFonts w:eastAsiaTheme="minorEastAsia"/>
              <w:noProof/>
            </w:rPr>
          </w:pPr>
          <w:ins w:id="117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"_Toc72260313"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16.2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Analog microphone/line input to ADC path: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_Toc72260313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8" w:author="Bai Rong" w:date="2021-05-18T19:58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6C0A73E3" w14:textId="577B3BC7" w:rsidR="001E7F63" w:rsidRDefault="001E7F63">
          <w:pPr>
            <w:pStyle w:val="TOC2"/>
            <w:tabs>
              <w:tab w:val="left" w:pos="1260"/>
              <w:tab w:val="right" w:leader="dot" w:pos="8296"/>
            </w:tabs>
            <w:rPr>
              <w:ins w:id="119" w:author="Bai Rong" w:date="2021-05-18T19:58:00Z"/>
              <w:rFonts w:eastAsiaTheme="minorEastAsia"/>
              <w:noProof/>
            </w:rPr>
          </w:pPr>
          <w:ins w:id="120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"_Toc72260314"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16.3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DAC to headphone output path: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_Toc72260314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1" w:author="Bai Rong" w:date="2021-05-18T19:58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680CB8DC" w14:textId="3D37A165" w:rsidR="001E7F63" w:rsidRDefault="001E7F63">
          <w:pPr>
            <w:pStyle w:val="TOC2"/>
            <w:tabs>
              <w:tab w:val="left" w:pos="1260"/>
              <w:tab w:val="right" w:leader="dot" w:pos="8296"/>
            </w:tabs>
            <w:rPr>
              <w:ins w:id="122" w:author="Bai Rong" w:date="2021-05-18T19:58:00Z"/>
              <w:rFonts w:eastAsiaTheme="minorEastAsia"/>
              <w:noProof/>
            </w:rPr>
          </w:pPr>
          <w:ins w:id="123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"_Toc72260315"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16.4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DAC to line output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_Toc72260315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4" w:author="Bai Rong" w:date="2021-05-18T19:5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4B1CB141" w14:textId="4AE972D5" w:rsidR="001E7F63" w:rsidRDefault="001E7F63">
          <w:pPr>
            <w:pStyle w:val="TOC2"/>
            <w:tabs>
              <w:tab w:val="left" w:pos="1260"/>
              <w:tab w:val="right" w:leader="dot" w:pos="8296"/>
            </w:tabs>
            <w:rPr>
              <w:ins w:id="125" w:author="Bai Rong" w:date="2021-05-18T19:58:00Z"/>
              <w:rFonts w:eastAsiaTheme="minorEastAsia"/>
              <w:noProof/>
            </w:rPr>
          </w:pPr>
          <w:ins w:id="126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"_Toc72260316"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16.5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 xml:space="preserve">Digital microphone interface to decimating </w:t>
            </w:r>
            <w:r w:rsidRPr="00D30C07">
              <w:rPr>
                <w:rStyle w:val="ad"/>
                <w:rFonts w:ascii="Arial" w:hAnsi="Arial" w:cs="Arial"/>
                <w:b/>
                <w:bCs/>
                <w:noProof/>
              </w:rPr>
              <w:t>ﬁ</w:t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lter output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_Toc72260316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7" w:author="Bai Rong" w:date="2021-05-18T19:58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26C8E295" w14:textId="3A80DE7F" w:rsidR="001E7F63" w:rsidRDefault="001E7F63">
          <w:pPr>
            <w:pStyle w:val="TOC2"/>
            <w:tabs>
              <w:tab w:val="left" w:pos="1260"/>
              <w:tab w:val="right" w:leader="dot" w:pos="8296"/>
            </w:tabs>
            <w:rPr>
              <w:ins w:id="128" w:author="Bai Rong" w:date="2021-05-18T19:58:00Z"/>
              <w:rFonts w:eastAsiaTheme="minorEastAsia"/>
              <w:noProof/>
            </w:rPr>
          </w:pPr>
          <w:ins w:id="129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"_Toc72260317"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16.6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Voice detection on digital microphone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_Toc72260317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0" w:author="Bai Rong" w:date="2021-05-18T19:58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03A92B0D" w14:textId="0CE2E0DF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31" w:author="Bai Rong" w:date="2021-05-18T19:58:00Z"/>
              <w:rFonts w:eastAsiaTheme="minorEastAsia"/>
              <w:noProof/>
            </w:rPr>
          </w:pPr>
          <w:ins w:id="132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"_Toc72260318"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17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I</w:t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  <w:vertAlign w:val="superscript"/>
              </w:rPr>
              <w:t>2</w:t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S specification: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_Toc72260318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3" w:author="Bai Rong" w:date="2021-05-18T19:58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0BE538B0" w14:textId="0D6BB905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34" w:author="Bai Rong" w:date="2021-05-18T19:58:00Z"/>
              <w:rFonts w:eastAsiaTheme="minorEastAsia"/>
              <w:noProof/>
            </w:rPr>
          </w:pPr>
          <w:ins w:id="135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"_Toc72260319"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18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PMU specification: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_Toc72260319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6" w:author="Bai Rong" w:date="2021-05-18T19:58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73BC7CCB" w14:textId="072115A2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37" w:author="Bai Rong" w:date="2021-05-18T19:58:00Z"/>
              <w:rFonts w:eastAsiaTheme="minorEastAsia"/>
              <w:noProof/>
            </w:rPr>
          </w:pPr>
          <w:ins w:id="138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"_Toc72260320"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19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Reset network: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_Toc72260320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9" w:author="Bai Rong" w:date="2021-05-18T19:58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210C752E" w14:textId="1BC999D5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40" w:author="Bai Rong" w:date="2021-05-18T19:58:00Z"/>
              <w:rFonts w:eastAsiaTheme="minorEastAsia"/>
              <w:noProof/>
            </w:rPr>
          </w:pPr>
          <w:ins w:id="141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"_Toc72260321"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20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I</w:t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  <w:vertAlign w:val="superscript"/>
              </w:rPr>
              <w:t>2</w:t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C/UART: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_Toc72260321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2" w:author="Bai Rong" w:date="2021-05-18T19:58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75F81BE2" w14:textId="6D4EDE66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43" w:author="Bai Rong" w:date="2021-05-18T19:58:00Z"/>
              <w:rFonts w:eastAsiaTheme="minorEastAsia"/>
              <w:noProof/>
            </w:rPr>
          </w:pPr>
          <w:ins w:id="144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"_Toc72260322"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21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Auxiliary ADC: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_Toc72260322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5" w:author="Bai Rong" w:date="2021-05-18T19:58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4A529374" w14:textId="74460B63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46" w:author="Bai Rong" w:date="2021-05-18T19:58:00Z"/>
              <w:rFonts w:eastAsiaTheme="minorEastAsia"/>
              <w:noProof/>
            </w:rPr>
          </w:pPr>
          <w:ins w:id="147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"_Toc72260323"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noProof/>
              </w:rPr>
              <w:t>22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Pinout Name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_Toc72260323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8" w:author="Bai Rong" w:date="2021-05-18T19:58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5CEFA7C6" w14:textId="292A187A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49" w:author="Bai Rong" w:date="2021-05-18T19:58:00Z"/>
              <w:rFonts w:eastAsiaTheme="minorEastAsia"/>
              <w:noProof/>
            </w:rPr>
          </w:pPr>
          <w:ins w:id="150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"_Toc72260324"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23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Package information: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_Toc72260324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1" w:author="Bai Rong" w:date="2021-05-18T19:58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71044093" w14:textId="2C6C2087" w:rsidR="001E7F63" w:rsidRDefault="001E7F63">
          <w:pPr>
            <w:pStyle w:val="TOC1"/>
            <w:tabs>
              <w:tab w:val="left" w:pos="840"/>
              <w:tab w:val="right" w:leader="dot" w:pos="8296"/>
            </w:tabs>
            <w:rPr>
              <w:ins w:id="152" w:author="Bai Rong" w:date="2021-05-18T19:58:00Z"/>
              <w:rFonts w:eastAsiaTheme="minorEastAsia"/>
              <w:noProof/>
            </w:rPr>
          </w:pPr>
          <w:ins w:id="153" w:author="Bai Rong" w:date="2021-05-18T19:58:00Z">
            <w:r w:rsidRPr="00D30C07">
              <w:rPr>
                <w:rStyle w:val="ad"/>
                <w:noProof/>
              </w:rPr>
              <w:fldChar w:fldCharType="begin"/>
            </w:r>
            <w:r w:rsidRPr="00D30C07">
              <w:rPr>
                <w:rStyle w:val="ad"/>
                <w:noProof/>
              </w:rPr>
              <w:instrText xml:space="preserve"> </w:instrText>
            </w:r>
            <w:r>
              <w:rPr>
                <w:noProof/>
              </w:rPr>
              <w:instrText>HYPERLINK \l "_Toc72260325"</w:instrText>
            </w:r>
            <w:r w:rsidRPr="00D30C07">
              <w:rPr>
                <w:rStyle w:val="ad"/>
                <w:noProof/>
              </w:rPr>
              <w:instrText xml:space="preserve"> </w:instrText>
            </w:r>
            <w:r w:rsidRPr="00D30C07">
              <w:rPr>
                <w:rStyle w:val="ad"/>
                <w:noProof/>
              </w:rPr>
            </w:r>
            <w:r w:rsidRPr="00D30C07">
              <w:rPr>
                <w:rStyle w:val="ad"/>
                <w:noProof/>
              </w:rPr>
              <w:fldChar w:fldCharType="separate"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24</w:t>
            </w:r>
            <w:r>
              <w:rPr>
                <w:rFonts w:eastAsiaTheme="minorEastAsia"/>
                <w:noProof/>
              </w:rPr>
              <w:tab/>
            </w:r>
            <w:r w:rsidRPr="00D30C07">
              <w:rPr>
                <w:rStyle w:val="ad"/>
                <w:rFonts w:ascii="Apple Braille" w:hAnsi="Apple Braille"/>
                <w:b/>
                <w:bCs/>
                <w:noProof/>
              </w:rPr>
              <w:t>Application BOM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_Toc72260325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4" w:author="Bai Rong" w:date="2021-05-18T19:58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D30C07">
              <w:rPr>
                <w:rStyle w:val="ad"/>
                <w:noProof/>
              </w:rPr>
              <w:fldChar w:fldCharType="end"/>
            </w:r>
          </w:ins>
        </w:p>
        <w:p w14:paraId="276C8945" w14:textId="6F0169B3" w:rsidR="00FF20AE" w:rsidDel="001E7F63" w:rsidRDefault="00DF5E7F">
          <w:pPr>
            <w:pStyle w:val="TOC1"/>
            <w:tabs>
              <w:tab w:val="right" w:leader="dot" w:pos="8296"/>
            </w:tabs>
            <w:rPr>
              <w:del w:id="155" w:author="Bai Rong" w:date="2021-05-18T19:57:00Z"/>
              <w:rFonts w:eastAsiaTheme="minorEastAsia"/>
              <w:noProof/>
            </w:rPr>
          </w:pPr>
          <w:del w:id="156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"_Toc72229223" </w:delInstrText>
            </w:r>
            <w:r w:rsidDel="001E7F63">
              <w:rPr>
                <w:noProof/>
              </w:rPr>
              <w:fldChar w:fldCharType="separate"/>
            </w:r>
          </w:del>
          <w:ins w:id="157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158" w:author="Bai Rong" w:date="2021-05-18T19:57:00Z">
            <w:r w:rsidR="00FF20AE" w:rsidRPr="00584F2A" w:rsidDel="001E7F63">
              <w:rPr>
                <w:rStyle w:val="ad"/>
                <w:noProof/>
              </w:rPr>
              <w:delText>History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_Toc72229223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2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09DAEBCB" w14:textId="6A40AF75" w:rsidR="00FF20AE" w:rsidDel="001E7F63" w:rsidRDefault="00DF5E7F">
          <w:pPr>
            <w:pStyle w:val="TOC1"/>
            <w:tabs>
              <w:tab w:val="left" w:pos="420"/>
              <w:tab w:val="right" w:leader="dot" w:pos="8296"/>
            </w:tabs>
            <w:rPr>
              <w:del w:id="159" w:author="Bai Rong" w:date="2021-05-18T19:57:00Z"/>
              <w:rFonts w:eastAsiaTheme="minorEastAsia"/>
              <w:noProof/>
            </w:rPr>
          </w:pPr>
          <w:del w:id="160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"_Toc72229224" </w:delInstrText>
            </w:r>
            <w:r w:rsidDel="001E7F63">
              <w:rPr>
                <w:noProof/>
              </w:rPr>
              <w:fldChar w:fldCharType="separate"/>
            </w:r>
          </w:del>
          <w:ins w:id="161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162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Introduction: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_Toc72229224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4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2E94886A" w14:textId="3BEA663F" w:rsidR="00FF20AE" w:rsidDel="001E7F63" w:rsidRDefault="00DF5E7F">
          <w:pPr>
            <w:pStyle w:val="TOC1"/>
            <w:tabs>
              <w:tab w:val="left" w:pos="420"/>
              <w:tab w:val="right" w:leader="dot" w:pos="8296"/>
            </w:tabs>
            <w:rPr>
              <w:del w:id="163" w:author="Bai Rong" w:date="2021-05-18T19:57:00Z"/>
              <w:rFonts w:eastAsiaTheme="minorEastAsia"/>
              <w:noProof/>
            </w:rPr>
          </w:pPr>
          <w:del w:id="164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</w:delInstrText>
            </w:r>
            <w:r w:rsidDel="001E7F63">
              <w:rPr>
                <w:noProof/>
              </w:rPr>
              <w:delInstrText xml:space="preserve">c72229225" </w:delInstrText>
            </w:r>
            <w:r w:rsidDel="001E7F63">
              <w:rPr>
                <w:noProof/>
              </w:rPr>
              <w:fldChar w:fldCharType="separate"/>
            </w:r>
          </w:del>
          <w:ins w:id="165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166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2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Key features: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_Toc72229225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4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134210CB" w14:textId="72901502" w:rsidR="00FF20AE" w:rsidDel="001E7F63" w:rsidRDefault="00DF5E7F">
          <w:pPr>
            <w:pStyle w:val="TOC1"/>
            <w:tabs>
              <w:tab w:val="left" w:pos="420"/>
              <w:tab w:val="right" w:leader="dot" w:pos="8296"/>
            </w:tabs>
            <w:rPr>
              <w:del w:id="167" w:author="Bai Rong" w:date="2021-05-18T19:57:00Z"/>
              <w:rFonts w:eastAsiaTheme="minorEastAsia"/>
              <w:noProof/>
            </w:rPr>
          </w:pPr>
          <w:del w:id="168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"_Toc72229226" </w:delInstrText>
            </w:r>
            <w:r w:rsidDel="001E7F63">
              <w:rPr>
                <w:noProof/>
              </w:rPr>
              <w:fldChar w:fldCharType="separate"/>
            </w:r>
          </w:del>
          <w:ins w:id="169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170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3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 w:cs="Cambria"/>
                <w:b/>
                <w:bCs/>
                <w:noProof/>
              </w:rPr>
              <w:delText>Functional applications: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_Toc72229226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5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688AFDC1" w14:textId="6492C4EE" w:rsidR="00FF20AE" w:rsidDel="001E7F63" w:rsidRDefault="00DF5E7F">
          <w:pPr>
            <w:pStyle w:val="TOC1"/>
            <w:tabs>
              <w:tab w:val="left" w:pos="420"/>
              <w:tab w:val="right" w:leader="dot" w:pos="8296"/>
            </w:tabs>
            <w:rPr>
              <w:del w:id="171" w:author="Bai Rong" w:date="2021-05-18T19:57:00Z"/>
              <w:rFonts w:eastAsiaTheme="minorEastAsia"/>
              <w:noProof/>
            </w:rPr>
          </w:pPr>
          <w:del w:id="172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"_Toc72229227" </w:delInstrText>
            </w:r>
            <w:r w:rsidDel="001E7F63">
              <w:rPr>
                <w:noProof/>
              </w:rPr>
              <w:fldChar w:fldCharType="separate"/>
            </w:r>
          </w:del>
          <w:ins w:id="173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174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4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System block diagram: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_Toc72229227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6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3735D64A" w14:textId="3F42BC7F" w:rsidR="00FF20AE" w:rsidDel="001E7F63" w:rsidRDefault="00DF5E7F">
          <w:pPr>
            <w:pStyle w:val="TOC1"/>
            <w:tabs>
              <w:tab w:val="left" w:pos="420"/>
              <w:tab w:val="right" w:leader="dot" w:pos="8296"/>
            </w:tabs>
            <w:rPr>
              <w:del w:id="175" w:author="Bai Rong" w:date="2021-05-18T19:57:00Z"/>
              <w:rFonts w:eastAsiaTheme="minorEastAsia"/>
              <w:noProof/>
            </w:rPr>
          </w:pPr>
          <w:del w:id="176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"_Toc72229228" </w:delInstrText>
            </w:r>
            <w:r w:rsidDel="001E7F63">
              <w:rPr>
                <w:noProof/>
              </w:rPr>
              <w:fldChar w:fldCharType="separate"/>
            </w:r>
          </w:del>
          <w:ins w:id="177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178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5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Absolute maximum ratings: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_Toc72229228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6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276AB46B" w14:textId="63FFF145" w:rsidR="00FF20AE" w:rsidDel="001E7F63" w:rsidRDefault="00DF5E7F">
          <w:pPr>
            <w:pStyle w:val="TOC1"/>
            <w:tabs>
              <w:tab w:val="left" w:pos="420"/>
              <w:tab w:val="right" w:leader="dot" w:pos="8296"/>
            </w:tabs>
            <w:rPr>
              <w:del w:id="179" w:author="Bai Rong" w:date="2021-05-18T19:57:00Z"/>
              <w:rFonts w:eastAsiaTheme="minorEastAsia"/>
              <w:noProof/>
            </w:rPr>
          </w:pPr>
          <w:del w:id="180" w:author="Bai Rong" w:date="2021-05-18T19:57:00Z">
            <w:r w:rsidDel="001E7F63">
              <w:rPr>
                <w:noProof/>
              </w:rPr>
              <w:lastRenderedPageBreak/>
              <w:fldChar w:fldCharType="begin"/>
            </w:r>
            <w:r w:rsidDel="001E7F63">
              <w:rPr>
                <w:noProof/>
              </w:rPr>
              <w:delInstrText xml:space="preserve"> HYPERLINK \l "_Toc72229229" </w:delInstrText>
            </w:r>
            <w:r w:rsidDel="001E7F63">
              <w:rPr>
                <w:noProof/>
              </w:rPr>
              <w:fldChar w:fldCharType="separate"/>
            </w:r>
          </w:del>
          <w:ins w:id="181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182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6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System bus structure: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_Toc72229229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7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4398370D" w14:textId="2C2738BF" w:rsidR="00FF20AE" w:rsidDel="001E7F63" w:rsidRDefault="00DF5E7F">
          <w:pPr>
            <w:pStyle w:val="TOC1"/>
            <w:tabs>
              <w:tab w:val="left" w:pos="420"/>
              <w:tab w:val="right" w:leader="dot" w:pos="8296"/>
            </w:tabs>
            <w:rPr>
              <w:del w:id="183" w:author="Bai Rong" w:date="2021-05-18T19:57:00Z"/>
              <w:rFonts w:eastAsiaTheme="minorEastAsia"/>
              <w:noProof/>
            </w:rPr>
          </w:pPr>
          <w:del w:id="184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"_Toc72229230" </w:delInstrText>
            </w:r>
            <w:r w:rsidDel="001E7F63">
              <w:rPr>
                <w:noProof/>
              </w:rPr>
              <w:fldChar w:fldCharType="separate"/>
            </w:r>
          </w:del>
          <w:ins w:id="185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186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7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Data processing flow: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_Toc72229230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9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4184C0D2" w14:textId="074DFA9C" w:rsidR="00FF20AE" w:rsidDel="001E7F63" w:rsidRDefault="00DF5E7F">
          <w:pPr>
            <w:pStyle w:val="TOC1"/>
            <w:tabs>
              <w:tab w:val="left" w:pos="420"/>
              <w:tab w:val="right" w:leader="dot" w:pos="8296"/>
            </w:tabs>
            <w:rPr>
              <w:del w:id="187" w:author="Bai Rong" w:date="2021-05-18T19:57:00Z"/>
              <w:rFonts w:eastAsiaTheme="minorEastAsia"/>
              <w:noProof/>
            </w:rPr>
          </w:pPr>
          <w:del w:id="188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"_Toc72229231" </w:delInstrText>
            </w:r>
            <w:r w:rsidDel="001E7F63">
              <w:rPr>
                <w:noProof/>
              </w:rPr>
              <w:fldChar w:fldCharType="separate"/>
            </w:r>
          </w:del>
          <w:ins w:id="189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190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8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HiFi3 core specification: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_Toc72229231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9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1CE5FCA0" w14:textId="26081072" w:rsidR="00FF20AE" w:rsidDel="001E7F63" w:rsidRDefault="00DF5E7F">
          <w:pPr>
            <w:pStyle w:val="TOC1"/>
            <w:tabs>
              <w:tab w:val="left" w:pos="420"/>
              <w:tab w:val="right" w:leader="dot" w:pos="8296"/>
            </w:tabs>
            <w:rPr>
              <w:del w:id="191" w:author="Bai Rong" w:date="2021-05-18T19:57:00Z"/>
              <w:rFonts w:eastAsiaTheme="minorEastAsia"/>
              <w:noProof/>
            </w:rPr>
          </w:pPr>
          <w:del w:id="192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"_Toc72229232" </w:delInstrText>
            </w:r>
            <w:r w:rsidDel="001E7F63">
              <w:rPr>
                <w:noProof/>
              </w:rPr>
              <w:fldChar w:fldCharType="separate"/>
            </w:r>
          </w:del>
          <w:ins w:id="193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194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9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Memory mapping: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_Toc72229232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10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3E1952C7" w14:textId="2192EBF7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195" w:author="Bai Rong" w:date="2021-05-18T19:57:00Z"/>
              <w:rFonts w:eastAsiaTheme="minorEastAsia"/>
              <w:noProof/>
            </w:rPr>
          </w:pPr>
          <w:del w:id="196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"_Toc72229233" </w:delInstrText>
            </w:r>
            <w:r w:rsidDel="001E7F63">
              <w:rPr>
                <w:noProof/>
              </w:rPr>
              <w:fldChar w:fldCharType="separate"/>
            </w:r>
          </w:del>
          <w:ins w:id="197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198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10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DMA description: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_Toc72229233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10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6C896F29" w14:textId="0B520570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199" w:author="Bai Rong" w:date="2021-05-18T19:57:00Z"/>
              <w:rFonts w:eastAsiaTheme="minorEastAsia"/>
              <w:noProof/>
            </w:rPr>
          </w:pPr>
          <w:del w:id="200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"_Toc72229234" </w:delInstrText>
            </w:r>
            <w:r w:rsidDel="001E7F63">
              <w:rPr>
                <w:noProof/>
              </w:rPr>
              <w:fldChar w:fldCharType="separate"/>
            </w:r>
          </w:del>
          <w:ins w:id="201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02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11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Interrupt description: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_Toc72229234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11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6F7A740C" w14:textId="04952FE9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03" w:author="Bai Rong" w:date="2021-05-18T19:57:00Z"/>
              <w:rFonts w:eastAsiaTheme="minorEastAsia"/>
              <w:noProof/>
            </w:rPr>
          </w:pPr>
          <w:del w:id="204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</w:delInstrText>
            </w:r>
            <w:r w:rsidDel="001E7F63">
              <w:rPr>
                <w:noProof/>
              </w:rPr>
              <w:delInstrText xml:space="preserve">ERLINK \l "_Toc72229235" </w:delInstrText>
            </w:r>
            <w:r w:rsidDel="001E7F63">
              <w:rPr>
                <w:noProof/>
              </w:rPr>
              <w:fldChar w:fldCharType="separate"/>
            </w:r>
          </w:del>
          <w:ins w:id="205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06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12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Clock network description: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_Toc72229235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12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47C2EFD0" w14:textId="5CFCA908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07" w:author="Bai Rong" w:date="2021-05-18T19:57:00Z"/>
              <w:rFonts w:eastAsiaTheme="minorEastAsia"/>
              <w:noProof/>
            </w:rPr>
          </w:pPr>
          <w:del w:id="208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"_Toc72229236" </w:delInstrText>
            </w:r>
            <w:r w:rsidDel="001E7F63">
              <w:rPr>
                <w:noProof/>
              </w:rPr>
              <w:fldChar w:fldCharType="separate"/>
            </w:r>
          </w:del>
          <w:ins w:id="209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10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13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PLL description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_Toc72229236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13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1C76D75B" w14:textId="2AE61362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11" w:author="Bai Rong" w:date="2021-05-18T19:57:00Z"/>
              <w:rFonts w:eastAsiaTheme="minorEastAsia"/>
              <w:noProof/>
            </w:rPr>
          </w:pPr>
          <w:del w:id="212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"_Toc72229237" </w:delInstrText>
            </w:r>
            <w:r w:rsidDel="001E7F63">
              <w:rPr>
                <w:noProof/>
              </w:rPr>
              <w:fldChar w:fldCharType="separate"/>
            </w:r>
          </w:del>
          <w:ins w:id="213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14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14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Crystal oscillator description: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_Toc72229237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14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16307AE7" w14:textId="3F7A0F3E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15" w:author="Bai Rong" w:date="2021-05-18T19:57:00Z"/>
              <w:rFonts w:eastAsiaTheme="minorEastAsia"/>
              <w:noProof/>
            </w:rPr>
          </w:pPr>
          <w:del w:id="216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"_Toc72229238"</w:delInstrText>
            </w:r>
            <w:r w:rsidDel="001E7F63">
              <w:rPr>
                <w:noProof/>
              </w:rPr>
              <w:delInstrText xml:space="preserve"> </w:delInstrText>
            </w:r>
            <w:r w:rsidDel="001E7F63">
              <w:rPr>
                <w:noProof/>
              </w:rPr>
              <w:fldChar w:fldCharType="separate"/>
            </w:r>
          </w:del>
          <w:ins w:id="217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18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15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Codec description: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_Toc72229238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15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5CE7B646" w14:textId="625AC5F4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19" w:author="Bai Rong" w:date="2021-05-18T19:57:00Z"/>
              <w:rFonts w:eastAsiaTheme="minorEastAsia"/>
              <w:noProof/>
            </w:rPr>
          </w:pPr>
          <w:del w:id="220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"_Toc72229239" </w:delInstrText>
            </w:r>
            <w:r w:rsidDel="001E7F63">
              <w:rPr>
                <w:noProof/>
              </w:rPr>
              <w:fldChar w:fldCharType="separate"/>
            </w:r>
          </w:del>
          <w:ins w:id="221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22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16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Codec characteristics: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_Toc72229239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16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40488AC6" w14:textId="0B395BB4" w:rsidR="00FF20AE" w:rsidDel="001E7F63" w:rsidRDefault="00DF5E7F">
          <w:pPr>
            <w:pStyle w:val="TOC2"/>
            <w:tabs>
              <w:tab w:val="left" w:pos="1260"/>
              <w:tab w:val="right" w:leader="dot" w:pos="8296"/>
            </w:tabs>
            <w:rPr>
              <w:del w:id="223" w:author="Bai Rong" w:date="2021-05-18T19:57:00Z"/>
              <w:rFonts w:eastAsiaTheme="minorEastAsia"/>
              <w:noProof/>
            </w:rPr>
          </w:pPr>
          <w:del w:id="224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"_Toc72229240" </w:delInstrText>
            </w:r>
            <w:r w:rsidDel="001E7F63">
              <w:rPr>
                <w:noProof/>
              </w:rPr>
              <w:fldChar w:fldCharType="separate"/>
            </w:r>
          </w:del>
          <w:ins w:id="225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26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16.1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Frequencies: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_Toc72229240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16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3A00A49F" w14:textId="6762DBD2" w:rsidR="00FF20AE" w:rsidDel="001E7F63" w:rsidRDefault="00DF5E7F">
          <w:pPr>
            <w:pStyle w:val="TOC2"/>
            <w:tabs>
              <w:tab w:val="left" w:pos="1260"/>
              <w:tab w:val="right" w:leader="dot" w:pos="8296"/>
            </w:tabs>
            <w:rPr>
              <w:del w:id="227" w:author="Bai Rong" w:date="2021-05-18T19:57:00Z"/>
              <w:rFonts w:eastAsiaTheme="minorEastAsia"/>
              <w:noProof/>
            </w:rPr>
          </w:pPr>
          <w:del w:id="228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"_Toc72229241" </w:delInstrText>
            </w:r>
            <w:r w:rsidDel="001E7F63">
              <w:rPr>
                <w:noProof/>
              </w:rPr>
              <w:fldChar w:fldCharType="separate"/>
            </w:r>
          </w:del>
          <w:ins w:id="229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30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16.2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Analog microphone/line input to ADC path: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_Toc72229241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17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45B847AB" w14:textId="1F8CD3A8" w:rsidR="00FF20AE" w:rsidDel="001E7F63" w:rsidRDefault="00DF5E7F">
          <w:pPr>
            <w:pStyle w:val="TOC2"/>
            <w:tabs>
              <w:tab w:val="left" w:pos="1260"/>
              <w:tab w:val="right" w:leader="dot" w:pos="8296"/>
            </w:tabs>
            <w:rPr>
              <w:del w:id="231" w:author="Bai Rong" w:date="2021-05-18T19:57:00Z"/>
              <w:rFonts w:eastAsiaTheme="minorEastAsia"/>
              <w:noProof/>
            </w:rPr>
          </w:pPr>
          <w:del w:id="232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</w:delInstrText>
            </w:r>
            <w:r w:rsidDel="001E7F63">
              <w:rPr>
                <w:noProof/>
              </w:rPr>
              <w:delInstrText xml:space="preserve">Toc72229242" </w:delInstrText>
            </w:r>
            <w:r w:rsidDel="001E7F63">
              <w:rPr>
                <w:noProof/>
              </w:rPr>
              <w:fldChar w:fldCharType="separate"/>
            </w:r>
          </w:del>
          <w:ins w:id="233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34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16.3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DAC to headphone output path: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_Toc72229242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18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49A25824" w14:textId="44F66FCF" w:rsidR="00FF20AE" w:rsidDel="001E7F63" w:rsidRDefault="00DF5E7F">
          <w:pPr>
            <w:pStyle w:val="TOC2"/>
            <w:tabs>
              <w:tab w:val="left" w:pos="1260"/>
              <w:tab w:val="right" w:leader="dot" w:pos="8296"/>
            </w:tabs>
            <w:rPr>
              <w:del w:id="235" w:author="Bai Rong" w:date="2021-05-18T19:57:00Z"/>
              <w:rFonts w:eastAsiaTheme="minorEastAsia"/>
              <w:noProof/>
            </w:rPr>
          </w:pPr>
          <w:del w:id="236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"_Toc72229243" </w:delInstrText>
            </w:r>
            <w:r w:rsidDel="001E7F63">
              <w:rPr>
                <w:noProof/>
              </w:rPr>
              <w:fldChar w:fldCharType="separate"/>
            </w:r>
          </w:del>
          <w:ins w:id="237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38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16.4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DAC to line output path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_Toc72229243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19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741C41EE" w14:textId="61BC8FFF" w:rsidR="00FF20AE" w:rsidDel="001E7F63" w:rsidRDefault="00DF5E7F">
          <w:pPr>
            <w:pStyle w:val="TOC2"/>
            <w:tabs>
              <w:tab w:val="left" w:pos="1260"/>
              <w:tab w:val="right" w:leader="dot" w:pos="8296"/>
            </w:tabs>
            <w:rPr>
              <w:del w:id="239" w:author="Bai Rong" w:date="2021-05-18T19:57:00Z"/>
              <w:rFonts w:eastAsiaTheme="minorEastAsia"/>
              <w:noProof/>
            </w:rPr>
          </w:pPr>
          <w:del w:id="240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"_Toc72229244" </w:delInstrText>
            </w:r>
            <w:r w:rsidDel="001E7F63">
              <w:rPr>
                <w:noProof/>
              </w:rPr>
              <w:fldChar w:fldCharType="separate"/>
            </w:r>
          </w:del>
          <w:ins w:id="241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42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16.5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 xml:space="preserve">Digital microphone interface to decimating </w:delText>
            </w:r>
            <w:r w:rsidR="00FF20AE" w:rsidRPr="00584F2A" w:rsidDel="001E7F63">
              <w:rPr>
                <w:rStyle w:val="ad"/>
                <w:rFonts w:ascii="Arial" w:hAnsi="Arial" w:cs="Arial"/>
                <w:b/>
                <w:bCs/>
                <w:noProof/>
              </w:rPr>
              <w:delText>ﬁ</w:delText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lter output path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_Toc72229244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20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7B1A3407" w14:textId="35ADE55B" w:rsidR="00FF20AE" w:rsidDel="001E7F63" w:rsidRDefault="00DF5E7F">
          <w:pPr>
            <w:pStyle w:val="TOC2"/>
            <w:tabs>
              <w:tab w:val="left" w:pos="1260"/>
              <w:tab w:val="right" w:leader="dot" w:pos="8296"/>
            </w:tabs>
            <w:rPr>
              <w:del w:id="243" w:author="Bai Rong" w:date="2021-05-18T19:57:00Z"/>
              <w:rFonts w:eastAsiaTheme="minorEastAsia"/>
              <w:noProof/>
            </w:rPr>
          </w:pPr>
          <w:del w:id="244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"_Toc72229245" </w:delInstrText>
            </w:r>
            <w:r w:rsidDel="001E7F63">
              <w:rPr>
                <w:noProof/>
              </w:rPr>
              <w:fldChar w:fldCharType="separate"/>
            </w:r>
          </w:del>
          <w:ins w:id="245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46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16.6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Voice detection on digital microphone interface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_Toc72229245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20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374AF864" w14:textId="40E7CF3B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47" w:author="Bai Rong" w:date="2021-05-18T19:57:00Z"/>
              <w:rFonts w:eastAsiaTheme="minorEastAsia"/>
              <w:noProof/>
            </w:rPr>
          </w:pPr>
          <w:del w:id="248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</w:delInstrText>
            </w:r>
            <w:r w:rsidDel="001E7F63">
              <w:rPr>
                <w:noProof/>
              </w:rPr>
              <w:delInstrText xml:space="preserve"> \l "_Toc72229246" </w:delInstrText>
            </w:r>
            <w:r w:rsidDel="001E7F63">
              <w:rPr>
                <w:noProof/>
              </w:rPr>
              <w:fldChar w:fldCharType="separate"/>
            </w:r>
          </w:del>
          <w:ins w:id="249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50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17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I</w:delText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  <w:vertAlign w:val="superscript"/>
              </w:rPr>
              <w:delText>2</w:delText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S specification: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_Toc72229246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21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5227D3F1" w14:textId="373B0A46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51" w:author="Bai Rong" w:date="2021-05-18T19:57:00Z"/>
              <w:rFonts w:eastAsiaTheme="minorEastAsia"/>
              <w:noProof/>
            </w:rPr>
          </w:pPr>
          <w:del w:id="252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"_Toc72229247" </w:delInstrText>
            </w:r>
            <w:r w:rsidDel="001E7F63">
              <w:rPr>
                <w:noProof/>
              </w:rPr>
              <w:fldChar w:fldCharType="separate"/>
            </w:r>
          </w:del>
          <w:ins w:id="253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54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18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PMU specification: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_Toc72229247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22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5CFAA68E" w14:textId="4F8F87E6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55" w:author="Bai Rong" w:date="2021-05-18T19:57:00Z"/>
              <w:rFonts w:eastAsiaTheme="minorEastAsia"/>
              <w:noProof/>
            </w:rPr>
          </w:pPr>
          <w:del w:id="256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"_Toc72229248" </w:delInstrText>
            </w:r>
            <w:r w:rsidDel="001E7F63">
              <w:rPr>
                <w:noProof/>
              </w:rPr>
              <w:fldChar w:fldCharType="separate"/>
            </w:r>
          </w:del>
          <w:ins w:id="257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58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19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Reset network: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_Toc72229248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23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16D485E8" w14:textId="28B9DFD9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59" w:author="Bai Rong" w:date="2021-05-18T19:57:00Z"/>
              <w:rFonts w:eastAsiaTheme="minorEastAsia"/>
              <w:noProof/>
            </w:rPr>
          </w:pPr>
          <w:del w:id="260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"_Toc72229249" </w:delInstrText>
            </w:r>
            <w:r w:rsidDel="001E7F63">
              <w:rPr>
                <w:noProof/>
              </w:rPr>
              <w:fldChar w:fldCharType="separate"/>
            </w:r>
          </w:del>
          <w:ins w:id="261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62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20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I</w:delText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  <w:vertAlign w:val="superscript"/>
              </w:rPr>
              <w:delText>2</w:delText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C/UART: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_Toc72229249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23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7221D378" w14:textId="489F3262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63" w:author="Bai Rong" w:date="2021-05-18T19:57:00Z"/>
              <w:rFonts w:eastAsiaTheme="minorEastAsia"/>
              <w:noProof/>
            </w:rPr>
          </w:pPr>
          <w:del w:id="264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"_Toc72229250" </w:delInstrText>
            </w:r>
            <w:r w:rsidDel="001E7F63">
              <w:rPr>
                <w:noProof/>
              </w:rPr>
              <w:fldChar w:fldCharType="separate"/>
            </w:r>
          </w:del>
          <w:ins w:id="265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66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21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Auxiliary ADC: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_Toc72229250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23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16BA99A8" w14:textId="66E3B622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67" w:author="Bai Rong" w:date="2021-05-18T19:57:00Z"/>
              <w:rFonts w:eastAsiaTheme="minorEastAsia"/>
              <w:noProof/>
            </w:rPr>
          </w:pPr>
          <w:del w:id="268" w:author="Bai Rong" w:date="2021-05-18T19:57:00Z">
            <w:r w:rsidDel="001E7F63">
              <w:rPr>
                <w:noProof/>
              </w:rPr>
              <w:lastRenderedPageBreak/>
              <w:fldChar w:fldCharType="begin"/>
            </w:r>
            <w:r w:rsidDel="001E7F63">
              <w:rPr>
                <w:noProof/>
              </w:rPr>
              <w:delInstrText xml:space="preserve"> HYPERLINK \l "_Toc72229251" </w:delInstrText>
            </w:r>
            <w:r w:rsidDel="001E7F63">
              <w:rPr>
                <w:noProof/>
              </w:rPr>
              <w:fldChar w:fldCharType="separate"/>
            </w:r>
          </w:del>
          <w:ins w:id="269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70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noProof/>
              </w:rPr>
              <w:delText>22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Pinout Name List: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_Toc72229251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24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0FA58DA3" w14:textId="4CDAA062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71" w:author="Bai Rong" w:date="2021-05-18T19:57:00Z"/>
              <w:rFonts w:eastAsiaTheme="minorEastAsia"/>
              <w:noProof/>
            </w:rPr>
          </w:pPr>
          <w:del w:id="272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"_Toc72229252" </w:delInstrText>
            </w:r>
            <w:r w:rsidDel="001E7F63">
              <w:rPr>
                <w:noProof/>
              </w:rPr>
              <w:fldChar w:fldCharType="separate"/>
            </w:r>
          </w:del>
          <w:ins w:id="273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74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23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Package information: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_Toc72229252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25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5D376441" w14:textId="2B169BE5" w:rsidR="00FF20AE" w:rsidDel="001E7F63" w:rsidRDefault="00DF5E7F">
          <w:pPr>
            <w:pStyle w:val="TOC1"/>
            <w:tabs>
              <w:tab w:val="left" w:pos="840"/>
              <w:tab w:val="right" w:leader="dot" w:pos="8296"/>
            </w:tabs>
            <w:rPr>
              <w:del w:id="275" w:author="Bai Rong" w:date="2021-05-18T19:57:00Z"/>
              <w:rFonts w:eastAsiaTheme="minorEastAsia"/>
              <w:noProof/>
            </w:rPr>
          </w:pPr>
          <w:del w:id="276" w:author="Bai Rong" w:date="2021-05-18T19:57:00Z">
            <w:r w:rsidDel="001E7F63">
              <w:rPr>
                <w:noProof/>
              </w:rPr>
              <w:fldChar w:fldCharType="begin"/>
            </w:r>
            <w:r w:rsidDel="001E7F63">
              <w:rPr>
                <w:noProof/>
              </w:rPr>
              <w:delInstrText xml:space="preserve"> HYPERLINK \l "_Toc72229253" </w:delInstrText>
            </w:r>
            <w:r w:rsidDel="001E7F63">
              <w:rPr>
                <w:noProof/>
              </w:rPr>
              <w:fldChar w:fldCharType="separate"/>
            </w:r>
          </w:del>
          <w:ins w:id="277" w:author="Bai Rong" w:date="2021-05-18T19:58:00Z">
            <w:r w:rsidR="001E7F63">
              <w:rPr>
                <w:rFonts w:hint="eastAsia"/>
                <w:b/>
                <w:bCs/>
                <w:noProof/>
              </w:rPr>
              <w:t>错误</w:t>
            </w:r>
            <w:r w:rsidR="001E7F63">
              <w:rPr>
                <w:rFonts w:hint="eastAsia"/>
                <w:b/>
                <w:bCs/>
                <w:noProof/>
              </w:rPr>
              <w:t>!</w:t>
            </w:r>
            <w:r w:rsidR="001E7F63">
              <w:rPr>
                <w:rFonts w:hint="eastAsia"/>
                <w:b/>
                <w:bCs/>
                <w:noProof/>
              </w:rPr>
              <w:t>超链接引用无效。</w:t>
            </w:r>
          </w:ins>
          <w:del w:id="278" w:author="Bai Rong" w:date="2021-05-18T19:57:00Z"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24</w:delText>
            </w:r>
            <w:r w:rsidR="00FF20AE" w:rsidDel="001E7F63">
              <w:rPr>
                <w:rFonts w:eastAsiaTheme="minorEastAsia"/>
                <w:noProof/>
              </w:rPr>
              <w:tab/>
            </w:r>
            <w:r w:rsidR="00FF20AE" w:rsidRPr="00584F2A" w:rsidDel="001E7F63">
              <w:rPr>
                <w:rStyle w:val="ad"/>
                <w:rFonts w:ascii="Apple Braille" w:hAnsi="Apple Braille"/>
                <w:b/>
                <w:bCs/>
                <w:noProof/>
              </w:rPr>
              <w:delText>Application BOM list:</w:delText>
            </w:r>
            <w:r w:rsidR="00FF20AE" w:rsidDel="001E7F63">
              <w:rPr>
                <w:noProof/>
                <w:webHidden/>
              </w:rPr>
              <w:tab/>
            </w:r>
            <w:r w:rsidR="00FF20AE" w:rsidDel="001E7F63">
              <w:rPr>
                <w:noProof/>
                <w:webHidden/>
              </w:rPr>
              <w:fldChar w:fldCharType="begin"/>
            </w:r>
            <w:r w:rsidR="00FF20AE" w:rsidDel="001E7F63">
              <w:rPr>
                <w:noProof/>
                <w:webHidden/>
              </w:rPr>
              <w:delInstrText xml:space="preserve"> PAGEREF _Toc72229253 \h </w:delInstrText>
            </w:r>
            <w:r w:rsidR="00FF20AE" w:rsidDel="001E7F63">
              <w:rPr>
                <w:noProof/>
                <w:webHidden/>
              </w:rPr>
            </w:r>
            <w:r w:rsidR="00FF20AE" w:rsidDel="001E7F63">
              <w:rPr>
                <w:noProof/>
                <w:webHidden/>
              </w:rPr>
              <w:fldChar w:fldCharType="separate"/>
            </w:r>
            <w:r w:rsidR="00FF20AE" w:rsidDel="001E7F63">
              <w:rPr>
                <w:noProof/>
                <w:webHidden/>
              </w:rPr>
              <w:delText>28</w:delText>
            </w:r>
            <w:r w:rsidR="00FF20AE" w:rsidDel="001E7F63">
              <w:rPr>
                <w:noProof/>
                <w:webHidden/>
              </w:rPr>
              <w:fldChar w:fldCharType="end"/>
            </w:r>
            <w:r w:rsidDel="001E7F63">
              <w:rPr>
                <w:noProof/>
              </w:rPr>
              <w:fldChar w:fldCharType="end"/>
            </w:r>
          </w:del>
        </w:p>
        <w:p w14:paraId="0B780209" w14:textId="0F098525" w:rsidR="00CA040D" w:rsidRDefault="00CA040D">
          <w:r>
            <w:rPr>
              <w:b/>
              <w:bCs/>
              <w:lang w:val="zh-CN"/>
            </w:rPr>
            <w:fldChar w:fldCharType="end"/>
          </w:r>
        </w:p>
      </w:sdtContent>
    </w:sdt>
    <w:p w14:paraId="15F2C8FF" w14:textId="77777777" w:rsidR="00552F65" w:rsidRPr="00D93F79" w:rsidRDefault="00552F65" w:rsidP="00D93F79"/>
    <w:p w14:paraId="1E159B2E" w14:textId="77777777" w:rsidR="00CA040D" w:rsidRPr="00D93F79" w:rsidRDefault="00CA040D" w:rsidP="00D93F79"/>
    <w:p w14:paraId="6257BADB" w14:textId="77777777" w:rsidR="004460D2" w:rsidRPr="00D5776F" w:rsidRDefault="002A598C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r w:rsidRPr="00D93F79">
        <w:rPr>
          <w:sz w:val="28"/>
          <w:szCs w:val="32"/>
        </w:rPr>
        <w:br w:type="page"/>
      </w:r>
      <w:bookmarkStart w:id="279" w:name="_Toc44431337"/>
      <w:bookmarkStart w:id="280" w:name="_Toc72260296"/>
      <w:r w:rsidR="004460D2" w:rsidRPr="00D5776F">
        <w:rPr>
          <w:rFonts w:ascii="Apple Braille" w:hAnsi="Apple Braille"/>
          <w:b/>
          <w:bCs/>
          <w:szCs w:val="21"/>
        </w:rPr>
        <w:lastRenderedPageBreak/>
        <w:t>Introduction:</w:t>
      </w:r>
      <w:bookmarkEnd w:id="279"/>
      <w:bookmarkEnd w:id="280"/>
    </w:p>
    <w:p w14:paraId="64087BAB" w14:textId="77777777" w:rsidR="00457780" w:rsidRDefault="00457780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5AA85F0A" w14:textId="3FBF8CDF" w:rsidR="004460D2" w:rsidRPr="00241276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del w:id="281" w:author="Bai Rong" w:date="2021-05-18T19:30:00Z">
        <w:r w:rsidDel="004E37E1">
          <w:rPr>
            <w:rFonts w:ascii="Apple Braille" w:hAnsi="Apple Braille"/>
            <w:szCs w:val="21"/>
          </w:rPr>
          <w:delText>SNC8600</w:delText>
        </w:r>
        <w:r w:rsidR="0056320E" w:rsidDel="004E37E1">
          <w:rPr>
            <w:rFonts w:ascii="Apple Braille" w:hAnsi="Apple Braille" w:hint="eastAsia"/>
            <w:szCs w:val="21"/>
          </w:rPr>
          <w:delText>A</w:delText>
        </w:r>
      </w:del>
      <w:ins w:id="282" w:author="Bai Rong" w:date="2021-05-18T19:30:00Z">
        <w:r w:rsidR="004E37E1">
          <w:rPr>
            <w:rFonts w:ascii="Apple Braille" w:hAnsi="Apple Braille"/>
            <w:szCs w:val="21"/>
          </w:rPr>
          <w:t>SNC7600</w:t>
        </w:r>
      </w:ins>
      <w:r w:rsidRPr="00241276">
        <w:rPr>
          <w:rFonts w:ascii="Apple Braille" w:hAnsi="Apple Braille"/>
          <w:szCs w:val="21"/>
        </w:rPr>
        <w:t xml:space="preserve"> is designed basing on </w:t>
      </w:r>
      <w:proofErr w:type="spellStart"/>
      <w:r w:rsidRPr="00241276">
        <w:rPr>
          <w:rFonts w:ascii="Apple Braille" w:hAnsi="Apple Braille"/>
          <w:szCs w:val="21"/>
        </w:rPr>
        <w:t>Soundec</w:t>
      </w:r>
      <w:proofErr w:type="spellEnd"/>
      <w:r w:rsidRPr="00241276">
        <w:rPr>
          <w:rFonts w:ascii="Apple Braille" w:hAnsi="Apple Braille"/>
          <w:szCs w:val="21"/>
        </w:rPr>
        <w:t xml:space="preserve"> filed noise reduction patents to provide best-in-class clear and enjoyable listening experience</w:t>
      </w:r>
      <w:r>
        <w:rPr>
          <w:rFonts w:ascii="Apple Braille" w:hAnsi="Apple Braille"/>
          <w:szCs w:val="21"/>
        </w:rPr>
        <w:t xml:space="preserve"> to end-users</w:t>
      </w:r>
      <w:r w:rsidRPr="00241276">
        <w:rPr>
          <w:rFonts w:ascii="Apple Braille" w:hAnsi="Apple Braille"/>
          <w:szCs w:val="21"/>
        </w:rPr>
        <w:t xml:space="preserve">. </w:t>
      </w:r>
    </w:p>
    <w:p w14:paraId="0852E9AA" w14:textId="77777777" w:rsidR="004460D2" w:rsidRPr="003A0160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FDAC8DD" w14:textId="02F2FE78" w:rsidR="004460D2" w:rsidRPr="00241276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del w:id="283" w:author="Bai Rong" w:date="2021-05-18T19:30:00Z">
        <w:r w:rsidDel="004E37E1">
          <w:rPr>
            <w:rFonts w:ascii="Apple Braille" w:hAnsi="Apple Braille"/>
            <w:szCs w:val="21"/>
          </w:rPr>
          <w:delText>SNC8600</w:delText>
        </w:r>
        <w:r w:rsidR="0056320E" w:rsidDel="004E37E1">
          <w:rPr>
            <w:rFonts w:ascii="Apple Braille" w:hAnsi="Apple Braille" w:hint="eastAsia"/>
            <w:szCs w:val="21"/>
          </w:rPr>
          <w:delText>A</w:delText>
        </w:r>
      </w:del>
      <w:ins w:id="284" w:author="Bai Rong" w:date="2021-05-18T19:30:00Z">
        <w:r w:rsidR="004E37E1">
          <w:rPr>
            <w:rFonts w:ascii="Apple Braille" w:hAnsi="Apple Braille"/>
            <w:szCs w:val="21"/>
          </w:rPr>
          <w:t>SNC7600</w:t>
        </w:r>
      </w:ins>
      <w:r w:rsidRPr="00241276">
        <w:rPr>
          <w:rFonts w:ascii="Apple Braille" w:hAnsi="Apple Braille"/>
          <w:szCs w:val="21"/>
        </w:rPr>
        <w:t xml:space="preserve"> is a standalone single-chip with a high-quality audio </w:t>
      </w:r>
      <w:r w:rsidR="000F10D7">
        <w:rPr>
          <w:rFonts w:ascii="Apple Braille" w:hAnsi="Apple Braille"/>
          <w:szCs w:val="21"/>
        </w:rPr>
        <w:t>Codec</w:t>
      </w:r>
      <w:r w:rsidRPr="00241276">
        <w:rPr>
          <w:rFonts w:ascii="Apple Braille" w:hAnsi="Apple Braille"/>
          <w:szCs w:val="21"/>
        </w:rPr>
        <w:t xml:space="preserve">, a </w:t>
      </w:r>
      <w:r w:rsidR="000F10D7" w:rsidRPr="00241276">
        <w:rPr>
          <w:rFonts w:ascii="Apple Braille" w:hAnsi="Apple Braille"/>
          <w:szCs w:val="21"/>
        </w:rPr>
        <w:t>high</w:t>
      </w:r>
      <w:r w:rsidR="000F10D7">
        <w:rPr>
          <w:rFonts w:ascii="Apple Braille" w:hAnsi="Apple Braille"/>
          <w:szCs w:val="21"/>
        </w:rPr>
        <w:t>-</w:t>
      </w:r>
      <w:r w:rsidRPr="00241276">
        <w:rPr>
          <w:rFonts w:ascii="Apple Braille" w:hAnsi="Apple Braille"/>
          <w:szCs w:val="21"/>
        </w:rPr>
        <w:t>performance DSP</w:t>
      </w:r>
      <w:r w:rsidR="000F10D7">
        <w:rPr>
          <w:rFonts w:ascii="Apple Braille" w:hAnsi="Apple Braille"/>
          <w:szCs w:val="21"/>
        </w:rPr>
        <w:t>,</w:t>
      </w:r>
      <w:r w:rsidRPr="00241276">
        <w:rPr>
          <w:rFonts w:ascii="Apple Braille" w:hAnsi="Apple Braille"/>
          <w:szCs w:val="21"/>
        </w:rPr>
        <w:t xml:space="preserve"> and a low power management</w:t>
      </w:r>
      <w:r w:rsidR="000F10D7">
        <w:rPr>
          <w:rFonts w:ascii="Apple Braille" w:hAnsi="Apple Braille"/>
          <w:szCs w:val="21"/>
        </w:rPr>
        <w:t xml:space="preserve"> unit</w:t>
      </w:r>
      <w:r w:rsidRPr="00241276">
        <w:rPr>
          <w:rFonts w:ascii="Apple Braille" w:hAnsi="Apple Braille"/>
          <w:szCs w:val="21"/>
        </w:rPr>
        <w:t xml:space="preserve">. </w:t>
      </w:r>
      <w:r w:rsidR="000F10D7">
        <w:rPr>
          <w:rFonts w:ascii="Apple Braille" w:hAnsi="Apple Braille"/>
          <w:szCs w:val="21"/>
        </w:rPr>
        <w:t>The</w:t>
      </w:r>
      <w:r w:rsidR="000F10D7" w:rsidRPr="00241276">
        <w:rPr>
          <w:rFonts w:ascii="Apple Braille" w:hAnsi="Apple Braille"/>
          <w:szCs w:val="21"/>
        </w:rPr>
        <w:t xml:space="preserve"> </w:t>
      </w:r>
      <w:r w:rsidRPr="00241276">
        <w:rPr>
          <w:rFonts w:ascii="Apple Braille" w:hAnsi="Apple Braille"/>
          <w:szCs w:val="21"/>
        </w:rPr>
        <w:t xml:space="preserve">high-level integration permits to achieve </w:t>
      </w:r>
      <w:r>
        <w:rPr>
          <w:rFonts w:ascii="Apple Braille" w:hAnsi="Apple Braille"/>
          <w:szCs w:val="21"/>
        </w:rPr>
        <w:t xml:space="preserve">low </w:t>
      </w:r>
      <w:r w:rsidRPr="00241276">
        <w:rPr>
          <w:rFonts w:ascii="Apple Braille" w:hAnsi="Apple Braille"/>
          <w:szCs w:val="21"/>
        </w:rPr>
        <w:t>application BOM cost.</w:t>
      </w:r>
    </w:p>
    <w:p w14:paraId="3758C9A3" w14:textId="77777777" w:rsidR="004460D2" w:rsidRPr="00241276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43C35B9" w14:textId="44B0BFB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241276">
        <w:rPr>
          <w:rFonts w:ascii="Apple Braille" w:hAnsi="Apple Braille"/>
          <w:szCs w:val="21"/>
        </w:rPr>
        <w:t xml:space="preserve">It incorporates a </w:t>
      </w:r>
      <w:r w:rsidR="000F10D7">
        <w:rPr>
          <w:rFonts w:ascii="Apple Braille" w:hAnsi="Apple Braille"/>
          <w:szCs w:val="21"/>
        </w:rPr>
        <w:t>HiFi3</w:t>
      </w:r>
      <w:r w:rsidRPr="00241276">
        <w:rPr>
          <w:rFonts w:ascii="Apple Braille" w:hAnsi="Apple Braille"/>
          <w:szCs w:val="21"/>
        </w:rPr>
        <w:t xml:space="preserve"> DSP core, a stereo 24-bit/192Ksps ADC and DAC with 106 dB and 100dB dynamic range respectively; </w:t>
      </w:r>
      <w:r>
        <w:rPr>
          <w:rFonts w:ascii="Apple Braille" w:hAnsi="Apple Braille"/>
          <w:szCs w:val="21"/>
        </w:rPr>
        <w:t>a</w:t>
      </w:r>
      <w:r w:rsidRPr="00241276">
        <w:rPr>
          <w:rFonts w:ascii="Apple Braille" w:hAnsi="Apple Braille"/>
          <w:szCs w:val="21"/>
        </w:rPr>
        <w:t xml:space="preserve"> headphone driver </w:t>
      </w:r>
      <w:r>
        <w:rPr>
          <w:rFonts w:ascii="Apple Braille" w:hAnsi="Apple Braille"/>
          <w:szCs w:val="21"/>
        </w:rPr>
        <w:t>which doesn’t require</w:t>
      </w:r>
      <w:r w:rsidRPr="00241276"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/>
          <w:szCs w:val="21"/>
        </w:rPr>
        <w:t xml:space="preserve">coupling </w:t>
      </w:r>
      <w:r w:rsidRPr="00241276">
        <w:rPr>
          <w:rFonts w:ascii="Apple Braille" w:hAnsi="Apple Braille"/>
          <w:szCs w:val="21"/>
        </w:rPr>
        <w:t>capacitors</w:t>
      </w:r>
      <w:r>
        <w:rPr>
          <w:rFonts w:ascii="Apple Braille" w:hAnsi="Apple Braille"/>
          <w:szCs w:val="21"/>
        </w:rPr>
        <w:t xml:space="preserve"> </w:t>
      </w:r>
      <w:r w:rsidRPr="00241276">
        <w:rPr>
          <w:rFonts w:ascii="Apple Braille" w:hAnsi="Apple Braille"/>
          <w:szCs w:val="21"/>
        </w:rPr>
        <w:t xml:space="preserve">to </w:t>
      </w:r>
      <w:r>
        <w:rPr>
          <w:rFonts w:ascii="Apple Braille" w:hAnsi="Apple Braille"/>
          <w:szCs w:val="21"/>
        </w:rPr>
        <w:t>reduce</w:t>
      </w:r>
      <w:r w:rsidRPr="00241276">
        <w:rPr>
          <w:rFonts w:ascii="Apple Braille" w:hAnsi="Apple Braille"/>
          <w:szCs w:val="21"/>
        </w:rPr>
        <w:t xml:space="preserve"> BOM cost; also, </w:t>
      </w:r>
      <w:del w:id="285" w:author="Bai Rong" w:date="2021-05-18T19:32:00Z">
        <w:r w:rsidRPr="00241276" w:rsidDel="00F90CD5">
          <w:rPr>
            <w:rFonts w:ascii="Apple Braille" w:hAnsi="Apple Braille"/>
            <w:szCs w:val="21"/>
          </w:rPr>
          <w:delText xml:space="preserve">up to </w:delText>
        </w:r>
        <w:r w:rsidR="00ED2465" w:rsidDel="00F90CD5">
          <w:rPr>
            <w:rFonts w:ascii="Apple Braille" w:hAnsi="Apple Braille"/>
            <w:szCs w:val="21"/>
          </w:rPr>
          <w:delText>4</w:delText>
        </w:r>
      </w:del>
      <w:ins w:id="286" w:author="Bai Rong" w:date="2021-05-18T19:32:00Z">
        <w:r w:rsidR="00F90CD5">
          <w:rPr>
            <w:rFonts w:ascii="Apple Braille" w:hAnsi="Apple Braille"/>
            <w:szCs w:val="21"/>
          </w:rPr>
          <w:t>4</w:t>
        </w:r>
      </w:ins>
      <w:r w:rsidR="00ED2465" w:rsidRPr="00241276">
        <w:rPr>
          <w:rFonts w:ascii="Apple Braille" w:hAnsi="Apple Braille"/>
          <w:szCs w:val="21"/>
        </w:rPr>
        <w:t xml:space="preserve"> </w:t>
      </w:r>
      <w:r w:rsidRPr="00241276">
        <w:rPr>
          <w:rFonts w:ascii="Apple Braille" w:hAnsi="Apple Braille"/>
          <w:szCs w:val="21"/>
        </w:rPr>
        <w:t>DMIC inputs to extend its application scope. A full power management unit provides all power supply necessary in the chip with low power consumption.</w:t>
      </w:r>
      <w:r>
        <w:rPr>
          <w:rFonts w:ascii="Apple Braille" w:hAnsi="Apple Braille"/>
          <w:szCs w:val="21"/>
        </w:rPr>
        <w:t xml:space="preserve"> </w:t>
      </w:r>
      <w:r w:rsidRPr="00F425D8">
        <w:rPr>
          <w:rFonts w:ascii="Apple Braille" w:hAnsi="Apple Braille"/>
          <w:szCs w:val="21"/>
        </w:rPr>
        <w:t xml:space="preserve">On-chip PLL generate all necessary </w:t>
      </w:r>
      <w:r w:rsidR="000F10D7">
        <w:rPr>
          <w:rFonts w:ascii="Apple Braille" w:hAnsi="Apple Braille"/>
          <w:szCs w:val="21"/>
        </w:rPr>
        <w:t xml:space="preserve">clocks with </w:t>
      </w:r>
      <w:r w:rsidR="000F10D7" w:rsidRPr="00F425D8">
        <w:rPr>
          <w:rFonts w:ascii="Apple Braille" w:hAnsi="Apple Braille"/>
          <w:szCs w:val="21"/>
        </w:rPr>
        <w:t>different frequenc</w:t>
      </w:r>
      <w:r w:rsidR="000F10D7">
        <w:rPr>
          <w:rFonts w:ascii="Apple Braille" w:hAnsi="Apple Braille"/>
          <w:szCs w:val="21"/>
        </w:rPr>
        <w:t>ies</w:t>
      </w:r>
      <w:r w:rsidR="000F10D7" w:rsidRPr="00F425D8">
        <w:rPr>
          <w:rFonts w:ascii="Apple Braille" w:hAnsi="Apple Braille"/>
          <w:szCs w:val="21"/>
        </w:rPr>
        <w:t xml:space="preserve"> </w:t>
      </w:r>
      <w:r w:rsidR="000F10D7">
        <w:rPr>
          <w:rFonts w:ascii="Apple Braille" w:hAnsi="Apple Braille"/>
          <w:szCs w:val="21"/>
        </w:rPr>
        <w:t>for function</w:t>
      </w:r>
      <w:r w:rsidR="000F10D7" w:rsidRPr="00F425D8">
        <w:rPr>
          <w:rFonts w:ascii="Apple Braille" w:hAnsi="Apple Braille"/>
          <w:szCs w:val="21"/>
        </w:rPr>
        <w:t xml:space="preserve"> </w:t>
      </w:r>
      <w:r w:rsidRPr="00F425D8">
        <w:rPr>
          <w:rFonts w:ascii="Apple Braille" w:hAnsi="Apple Braille"/>
          <w:szCs w:val="21"/>
        </w:rPr>
        <w:t xml:space="preserve">blocks. </w:t>
      </w:r>
    </w:p>
    <w:p w14:paraId="74E5ED4B" w14:textId="77777777" w:rsidR="004460D2" w:rsidRPr="00F425D8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33CD5673" w14:textId="49E272A3" w:rsidR="004460D2" w:rsidRPr="00590326" w:rsidRDefault="004460D2" w:rsidP="00F01D2D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241276">
        <w:rPr>
          <w:rFonts w:ascii="Apple Braille" w:hAnsi="Apple Braille"/>
          <w:szCs w:val="21"/>
        </w:rPr>
        <w:t xml:space="preserve">It provides a rich set of interfaces such as </w:t>
      </w:r>
      <w:r w:rsidR="00F01D2D" w:rsidRPr="00B10345">
        <w:rPr>
          <w:rFonts w:ascii="Apple Braille" w:hAnsi="Apple Braille"/>
          <w:szCs w:val="21"/>
        </w:rPr>
        <w:t>I2</w:t>
      </w:r>
      <w:proofErr w:type="gramStart"/>
      <w:r w:rsidR="00F01D2D" w:rsidRPr="00B10345">
        <w:rPr>
          <w:rFonts w:ascii="Apple Braille" w:hAnsi="Apple Braille"/>
          <w:szCs w:val="21"/>
        </w:rPr>
        <w:t>S</w:t>
      </w:r>
      <w:r w:rsidR="00F01D2D">
        <w:rPr>
          <w:rFonts w:ascii="Apple Braille" w:hAnsi="Apple Braille"/>
          <w:szCs w:val="21"/>
        </w:rPr>
        <w:t>(</w:t>
      </w:r>
      <w:proofErr w:type="gramEnd"/>
      <w:r w:rsidR="00F01D2D">
        <w:rPr>
          <w:rFonts w:ascii="Apple Braille" w:hAnsi="Apple Braille"/>
          <w:szCs w:val="21"/>
        </w:rPr>
        <w:t>S</w:t>
      </w:r>
      <w:r w:rsidR="00F01D2D" w:rsidRPr="00590326">
        <w:rPr>
          <w:rFonts w:ascii="Apple Braille" w:hAnsi="Apple Braille"/>
          <w:szCs w:val="21"/>
        </w:rPr>
        <w:t>tandard I2S</w:t>
      </w:r>
      <w:r w:rsidR="00F01D2D">
        <w:rPr>
          <w:rFonts w:ascii="Apple Braille" w:hAnsi="Apple Braille"/>
          <w:szCs w:val="21"/>
        </w:rPr>
        <w:t xml:space="preserve">, </w:t>
      </w:r>
      <w:r w:rsidR="00F01D2D" w:rsidRPr="00590326">
        <w:rPr>
          <w:rFonts w:ascii="Apple Braille" w:hAnsi="Apple Braille"/>
          <w:szCs w:val="21"/>
        </w:rPr>
        <w:t>Left Justified</w:t>
      </w:r>
      <w:r w:rsidR="00F01D2D">
        <w:rPr>
          <w:rFonts w:ascii="Apple Braille" w:hAnsi="Apple Braille" w:hint="eastAsia"/>
          <w:szCs w:val="21"/>
        </w:rPr>
        <w:t>,</w:t>
      </w:r>
      <w:r w:rsidR="00F01D2D">
        <w:rPr>
          <w:rFonts w:ascii="Apple Braille" w:hAnsi="Apple Braille"/>
          <w:szCs w:val="21"/>
        </w:rPr>
        <w:t xml:space="preserve"> </w:t>
      </w:r>
      <w:r w:rsidR="00F01D2D" w:rsidRPr="00590326">
        <w:rPr>
          <w:rFonts w:ascii="Apple Braille" w:hAnsi="Apple Braille"/>
          <w:szCs w:val="21"/>
        </w:rPr>
        <w:t>Right Justified)</w:t>
      </w:r>
      <w:r w:rsidRPr="00590326">
        <w:rPr>
          <w:rFonts w:ascii="Apple Braille" w:hAnsi="Apple Braille"/>
          <w:szCs w:val="21"/>
        </w:rPr>
        <w:t>, as well as I</w:t>
      </w:r>
      <w:r w:rsidRPr="00590326">
        <w:rPr>
          <w:rFonts w:ascii="Apple Braille" w:hAnsi="Apple Braille"/>
          <w:szCs w:val="21"/>
          <w:vertAlign w:val="superscript"/>
        </w:rPr>
        <w:t>2</w:t>
      </w:r>
      <w:r w:rsidRPr="00590326">
        <w:rPr>
          <w:rFonts w:ascii="Apple Braille" w:hAnsi="Apple Braille"/>
          <w:szCs w:val="21"/>
        </w:rPr>
        <w:t>C</w:t>
      </w:r>
      <w:r w:rsidR="000F10D7" w:rsidRPr="00590326">
        <w:rPr>
          <w:rFonts w:ascii="Apple Braille" w:hAnsi="Apple Braille"/>
          <w:szCs w:val="21"/>
        </w:rPr>
        <w:t xml:space="preserve">, </w:t>
      </w:r>
      <w:r w:rsidRPr="00590326">
        <w:rPr>
          <w:rFonts w:ascii="Apple Braille" w:hAnsi="Apple Braille"/>
          <w:szCs w:val="21"/>
        </w:rPr>
        <w:t>UART</w:t>
      </w:r>
      <w:r w:rsidR="000F10D7" w:rsidRPr="00590326">
        <w:rPr>
          <w:rFonts w:ascii="Apple Braille" w:hAnsi="Apple Braille"/>
          <w:szCs w:val="21"/>
        </w:rPr>
        <w:t xml:space="preserve">, </w:t>
      </w:r>
      <w:r w:rsidRPr="00590326">
        <w:rPr>
          <w:rFonts w:ascii="Apple Braille" w:hAnsi="Apple Braille"/>
          <w:szCs w:val="21"/>
        </w:rPr>
        <w:t>etc.</w:t>
      </w:r>
    </w:p>
    <w:p w14:paraId="677A4B86" w14:textId="77777777" w:rsidR="004460D2" w:rsidRPr="00241276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59B03409" w14:textId="4CE6B123" w:rsidR="004460D2" w:rsidRPr="00241276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241276">
        <w:rPr>
          <w:rFonts w:ascii="Apple Braille" w:hAnsi="Apple Braille"/>
          <w:szCs w:val="21"/>
        </w:rPr>
        <w:t xml:space="preserve">There is another dedicated circuit “front-end audio” which works together with this </w:t>
      </w:r>
      <w:r w:rsidR="000F10D7">
        <w:rPr>
          <w:rFonts w:ascii="Apple Braille" w:hAnsi="Apple Braille"/>
          <w:szCs w:val="21"/>
        </w:rPr>
        <w:t>Codec</w:t>
      </w:r>
      <w:r w:rsidRPr="00241276">
        <w:rPr>
          <w:rFonts w:ascii="Apple Braille" w:hAnsi="Apple Braille"/>
          <w:szCs w:val="21"/>
        </w:rPr>
        <w:t xml:space="preserve"> </w:t>
      </w:r>
      <w:r w:rsidR="000F10D7">
        <w:rPr>
          <w:rFonts w:ascii="Apple Braille" w:hAnsi="Apple Braille"/>
          <w:szCs w:val="21"/>
        </w:rPr>
        <w:t>SoC</w:t>
      </w:r>
      <w:r w:rsidRPr="00241276">
        <w:rPr>
          <w:rFonts w:ascii="Apple Braille" w:hAnsi="Apple Braille"/>
          <w:szCs w:val="21"/>
        </w:rPr>
        <w:t xml:space="preserve"> to </w:t>
      </w:r>
      <w:r>
        <w:rPr>
          <w:rFonts w:ascii="Apple Braille" w:hAnsi="Apple Braille" w:hint="eastAsia"/>
          <w:szCs w:val="21"/>
        </w:rPr>
        <w:t>form</w:t>
      </w:r>
      <w:r w:rsidRPr="00241276">
        <w:rPr>
          <w:rFonts w:ascii="Apple Braille" w:hAnsi="Apple Braille"/>
          <w:szCs w:val="21"/>
        </w:rPr>
        <w:t xml:space="preserve"> a complete and unique audio solution</w:t>
      </w:r>
      <w:r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 w:hint="eastAsia"/>
          <w:szCs w:val="21"/>
        </w:rPr>
        <w:t>around</w:t>
      </w:r>
      <w:r>
        <w:rPr>
          <w:rFonts w:ascii="Apple Braille" w:hAnsi="Apple Braille"/>
          <w:szCs w:val="21"/>
        </w:rPr>
        <w:t xml:space="preserve"> </w:t>
      </w:r>
      <w:proofErr w:type="spellStart"/>
      <w:r>
        <w:rPr>
          <w:rFonts w:ascii="Apple Braille" w:hAnsi="Apple Braille" w:hint="eastAsia"/>
          <w:szCs w:val="21"/>
        </w:rPr>
        <w:t>Soundec</w:t>
      </w:r>
      <w:proofErr w:type="spellEnd"/>
      <w:r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 w:hint="eastAsia"/>
          <w:szCs w:val="21"/>
        </w:rPr>
        <w:t>patents</w:t>
      </w:r>
      <w:r w:rsidRPr="00241276">
        <w:rPr>
          <w:rFonts w:ascii="Apple Braille" w:hAnsi="Apple Braille"/>
          <w:szCs w:val="21"/>
        </w:rPr>
        <w:t>. This front-end audio circuit is defined in a separate document.</w:t>
      </w:r>
    </w:p>
    <w:p w14:paraId="57C92DBC" w14:textId="77777777" w:rsidR="004460D2" w:rsidRPr="00241276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5BEC77C9" w14:textId="77777777" w:rsidR="004460D2" w:rsidRPr="00906CE5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287" w:name="_Toc44431338"/>
      <w:bookmarkStart w:id="288" w:name="_Toc72260297"/>
      <w:r w:rsidRPr="00906CE5">
        <w:rPr>
          <w:rFonts w:ascii="Apple Braille" w:hAnsi="Apple Braille"/>
          <w:b/>
          <w:bCs/>
          <w:szCs w:val="21"/>
        </w:rPr>
        <w:t>Key features:</w:t>
      </w:r>
      <w:bookmarkEnd w:id="287"/>
      <w:bookmarkEnd w:id="288"/>
    </w:p>
    <w:p w14:paraId="30C456D0" w14:textId="77777777" w:rsidR="00D5776F" w:rsidRDefault="00D5776F" w:rsidP="00906CE5">
      <w:pPr>
        <w:pStyle w:val="ae"/>
        <w:ind w:left="780" w:firstLineChars="0" w:firstLine="0"/>
        <w:rPr>
          <w:rFonts w:ascii="Apple Braille" w:hAnsi="Apple Braille"/>
        </w:rPr>
      </w:pPr>
    </w:p>
    <w:p w14:paraId="19BC48D7" w14:textId="51331BF5" w:rsidR="004460D2" w:rsidRDefault="004460D2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C</w:t>
      </w:r>
      <w:r>
        <w:rPr>
          <w:rFonts w:ascii="Apple Braille" w:hAnsi="Apple Braille"/>
        </w:rPr>
        <w:t>ore:</w:t>
      </w:r>
    </w:p>
    <w:p w14:paraId="67432C61" w14:textId="1D020744" w:rsidR="004460D2" w:rsidRDefault="004460D2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H</w:t>
      </w:r>
      <w:r>
        <w:rPr>
          <w:rFonts w:ascii="Apple Braille" w:hAnsi="Apple Braille"/>
        </w:rPr>
        <w:t xml:space="preserve">iFi3 core </w:t>
      </w:r>
      <w:r>
        <w:rPr>
          <w:rFonts w:ascii="Apple Braille" w:eastAsia="Cambria" w:hAnsi="Apple Braille"/>
          <w:szCs w:val="21"/>
        </w:rPr>
        <w:t>a</w:t>
      </w:r>
      <w:r w:rsidRPr="005E0563">
        <w:rPr>
          <w:rFonts w:ascii="Apple Braille" w:eastAsia="Cambria" w:hAnsi="Apple Braille"/>
          <w:szCs w:val="21"/>
        </w:rPr>
        <w:t xml:space="preserve">s </w:t>
      </w:r>
      <w:r w:rsidR="000F10D7">
        <w:rPr>
          <w:rFonts w:ascii="Apple Braille" w:eastAsia="Cambria" w:hAnsi="Apple Braille"/>
          <w:szCs w:val="21"/>
        </w:rPr>
        <w:t xml:space="preserve">the </w:t>
      </w:r>
      <w:r w:rsidRPr="005E0563">
        <w:rPr>
          <w:rFonts w:ascii="Apple Braille" w:eastAsia="Cambria" w:hAnsi="Apple Braille"/>
          <w:szCs w:val="21"/>
        </w:rPr>
        <w:t xml:space="preserve">controller and </w:t>
      </w:r>
      <w:r>
        <w:rPr>
          <w:rFonts w:ascii="Apple Braille" w:eastAsia="Cambria" w:hAnsi="Apple Braille"/>
          <w:szCs w:val="21"/>
        </w:rPr>
        <w:t xml:space="preserve">audio </w:t>
      </w:r>
      <w:r w:rsidRPr="005E0563">
        <w:rPr>
          <w:rFonts w:ascii="Apple Braille" w:eastAsia="Cambria" w:hAnsi="Apple Braille"/>
          <w:szCs w:val="21"/>
        </w:rPr>
        <w:t>DSP</w:t>
      </w:r>
      <w:r>
        <w:rPr>
          <w:rFonts w:ascii="Apple Braille" w:eastAsia="Cambria" w:hAnsi="Apple Braille"/>
          <w:szCs w:val="21"/>
        </w:rPr>
        <w:t xml:space="preserve">, </w:t>
      </w:r>
      <w:r w:rsidRPr="005E0563">
        <w:rPr>
          <w:rFonts w:ascii="Apple Braille" w:hAnsi="Apple Braille"/>
          <w:szCs w:val="21"/>
        </w:rPr>
        <w:t>u</w:t>
      </w:r>
      <w:r w:rsidRPr="005E0563">
        <w:rPr>
          <w:rFonts w:ascii="Apple" w:hAnsi="Apple"/>
        </w:rPr>
        <w:t>p t</w:t>
      </w:r>
      <w:r>
        <w:rPr>
          <w:rFonts w:ascii="Apple Braille" w:hAnsi="Apple Braille"/>
        </w:rPr>
        <w:t>o 200MHz</w:t>
      </w:r>
    </w:p>
    <w:p w14:paraId="170A81FF" w14:textId="760A89E8" w:rsidR="004460D2" w:rsidRPr="008C2A2B" w:rsidRDefault="004460D2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  <w:szCs w:val="21"/>
        </w:rPr>
      </w:pPr>
      <w:r w:rsidRPr="008C2A2B">
        <w:rPr>
          <w:rFonts w:ascii="Apple Braille" w:hAnsi="Apple Braille"/>
          <w:szCs w:val="21"/>
        </w:rPr>
        <w:t>MAC, vector FPU, SIMD</w:t>
      </w:r>
    </w:p>
    <w:p w14:paraId="0929D7AD" w14:textId="77777777" w:rsidR="004460D2" w:rsidRPr="00470EA3" w:rsidRDefault="004460D2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P</w:t>
      </w:r>
      <w:r>
        <w:rPr>
          <w:rFonts w:ascii="Apple Braille" w:hAnsi="Apple Braille"/>
        </w:rPr>
        <w:t>roprietary hardware accelerators</w:t>
      </w:r>
    </w:p>
    <w:p w14:paraId="2543B8A1" w14:textId="7C8109DD" w:rsidR="004460D2" w:rsidRDefault="000F10D7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</w:rPr>
      </w:pPr>
      <w:r>
        <w:rPr>
          <w:rFonts w:ascii="Apple Braille" w:hAnsi="Apple Braille"/>
        </w:rPr>
        <w:t>512KB</w:t>
      </w:r>
      <w:r w:rsidR="004460D2">
        <w:rPr>
          <w:rFonts w:ascii="Apple Braille" w:hAnsi="Apple Braille"/>
        </w:rPr>
        <w:t xml:space="preserve"> zero-wait RAM</w:t>
      </w:r>
    </w:p>
    <w:p w14:paraId="320EB57B" w14:textId="77777777" w:rsidR="004460D2" w:rsidRDefault="004460D2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</w:rPr>
      </w:pPr>
      <w:r>
        <w:rPr>
          <w:rFonts w:ascii="Apple Braille" w:hAnsi="Apple Braille"/>
        </w:rPr>
        <w:t>48KB zero-wait cache RAM</w:t>
      </w:r>
    </w:p>
    <w:p w14:paraId="795503FA" w14:textId="0D59745B" w:rsidR="004460D2" w:rsidRPr="000F458D" w:rsidRDefault="004460D2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O</w:t>
      </w:r>
      <w:r>
        <w:rPr>
          <w:rFonts w:ascii="Apple Braille" w:hAnsi="Apple Braille"/>
        </w:rPr>
        <w:t xml:space="preserve">n-chip </w:t>
      </w:r>
      <w:r w:rsidR="00590326">
        <w:rPr>
          <w:rFonts w:ascii="Apple Braille" w:hAnsi="Apple Braille"/>
        </w:rPr>
        <w:t>1MB</w:t>
      </w:r>
      <w:r>
        <w:rPr>
          <w:rFonts w:ascii="Apple Braille" w:hAnsi="Apple Braille"/>
        </w:rPr>
        <w:t xml:space="preserve"> NOR </w:t>
      </w:r>
      <w:r w:rsidR="000F10D7">
        <w:rPr>
          <w:rFonts w:ascii="Apple Braille" w:hAnsi="Apple Braille"/>
        </w:rPr>
        <w:t>Flash</w:t>
      </w:r>
      <w:r>
        <w:rPr>
          <w:rFonts w:ascii="Apple Braille" w:hAnsi="Apple Braille"/>
        </w:rPr>
        <w:t xml:space="preserve"> memory</w:t>
      </w:r>
    </w:p>
    <w:p w14:paraId="4D8674EC" w14:textId="64D180C3" w:rsidR="004460D2" w:rsidRDefault="000F10D7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Codec</w:t>
      </w:r>
      <w:r w:rsidR="004460D2">
        <w:rPr>
          <w:rFonts w:ascii="Apple Braille" w:hAnsi="Apple Braille" w:hint="eastAsia"/>
        </w:rPr>
        <w:t>:</w:t>
      </w:r>
    </w:p>
    <w:p w14:paraId="3A40592D" w14:textId="77777777" w:rsidR="004460D2" w:rsidRPr="008C2A2B" w:rsidRDefault="004460D2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 w:rsidRPr="008C2A2B">
        <w:rPr>
          <w:rFonts w:ascii="Apple Braille" w:hAnsi="Apple Braille"/>
          <w:szCs w:val="21"/>
        </w:rPr>
        <w:t>Stereo 24-bit ADC and DAC, with 106 dB and 1</w:t>
      </w:r>
      <w:r>
        <w:rPr>
          <w:rFonts w:ascii="Apple Braille" w:hAnsi="Apple Braille"/>
          <w:szCs w:val="21"/>
        </w:rPr>
        <w:t>1</w:t>
      </w:r>
      <w:r w:rsidRPr="008C2A2B">
        <w:rPr>
          <w:rFonts w:ascii="Apple Braille" w:hAnsi="Apple Braille"/>
          <w:szCs w:val="21"/>
        </w:rPr>
        <w:t>0dB dynamic range respectively</w:t>
      </w:r>
    </w:p>
    <w:p w14:paraId="51A9EC36" w14:textId="77777777" w:rsidR="004460D2" w:rsidRPr="008C2A2B" w:rsidRDefault="004460D2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 w:rsidRPr="008C2A2B">
        <w:rPr>
          <w:rFonts w:ascii="Apple Braille" w:hAnsi="Apple Braille"/>
          <w:szCs w:val="21"/>
        </w:rPr>
        <w:t>Support sampling rate: 8k, 16k, 32k, 44.1k, 48k, 88.2k, 96k, 176.4k, 192k</w:t>
      </w:r>
    </w:p>
    <w:p w14:paraId="7ED7BDC9" w14:textId="17385F5F" w:rsidR="004460D2" w:rsidRDefault="004460D2" w:rsidP="004460D2">
      <w:pPr>
        <w:pStyle w:val="ae"/>
        <w:numPr>
          <w:ilvl w:val="1"/>
          <w:numId w:val="13"/>
        </w:numPr>
        <w:ind w:firstLineChars="0"/>
        <w:rPr>
          <w:ins w:id="289" w:author="Bai Rong" w:date="2021-05-18T19:31:00Z"/>
          <w:rFonts w:ascii="Apple Braille" w:hAnsi="Apple Braille"/>
          <w:szCs w:val="21"/>
        </w:rPr>
      </w:pPr>
      <w:del w:id="290" w:author="Bai Rong" w:date="2021-05-18T19:31:00Z">
        <w:r w:rsidRPr="008C2A2B" w:rsidDel="00642BDC">
          <w:rPr>
            <w:rFonts w:ascii="Apple Braille" w:hAnsi="Apple Braille"/>
            <w:szCs w:val="21"/>
          </w:rPr>
          <w:delText xml:space="preserve">Up to </w:delText>
        </w:r>
      </w:del>
      <w:r w:rsidR="00ED2465">
        <w:rPr>
          <w:rFonts w:ascii="Apple Braille" w:hAnsi="Apple Braille"/>
          <w:szCs w:val="21"/>
        </w:rPr>
        <w:t>4</w:t>
      </w:r>
      <w:r w:rsidR="00ED2465" w:rsidRPr="008C2A2B">
        <w:rPr>
          <w:rFonts w:ascii="Apple Braille" w:hAnsi="Apple Braille"/>
          <w:szCs w:val="21"/>
        </w:rPr>
        <w:t xml:space="preserve"> </w:t>
      </w:r>
      <w:r w:rsidRPr="008C2A2B">
        <w:rPr>
          <w:rFonts w:ascii="Apple Braille" w:hAnsi="Apple Braille"/>
          <w:szCs w:val="21"/>
        </w:rPr>
        <w:t>DMIC inputs</w:t>
      </w:r>
    </w:p>
    <w:p w14:paraId="4C2FD7D5" w14:textId="087983F6" w:rsidR="00743193" w:rsidRPr="008C2A2B" w:rsidRDefault="00743193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ins w:id="291" w:author="Bai Rong" w:date="2021-05-18T19:31:00Z">
        <w:r>
          <w:rPr>
            <w:rFonts w:ascii="Apple Braille" w:hAnsi="Apple Braille"/>
            <w:szCs w:val="21"/>
          </w:rPr>
          <w:t>2</w:t>
        </w:r>
        <w:r w:rsidRPr="008C2A2B">
          <w:rPr>
            <w:rFonts w:ascii="Apple Braille" w:hAnsi="Apple Braille"/>
            <w:szCs w:val="21"/>
          </w:rPr>
          <w:t xml:space="preserve"> </w:t>
        </w:r>
        <w:r>
          <w:rPr>
            <w:rFonts w:ascii="Apple Braille" w:hAnsi="Apple Braille"/>
            <w:szCs w:val="21"/>
          </w:rPr>
          <w:t>A</w:t>
        </w:r>
        <w:r w:rsidRPr="008C2A2B">
          <w:rPr>
            <w:rFonts w:ascii="Apple Braille" w:hAnsi="Apple Braille"/>
            <w:szCs w:val="21"/>
          </w:rPr>
          <w:t>MIC inputs</w:t>
        </w:r>
      </w:ins>
    </w:p>
    <w:p w14:paraId="3598D6FC" w14:textId="77777777" w:rsidR="004460D2" w:rsidRDefault="004460D2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L</w:t>
      </w:r>
      <w:r>
        <w:rPr>
          <w:rFonts w:ascii="Apple Braille" w:hAnsi="Apple Braille"/>
          <w:szCs w:val="21"/>
        </w:rPr>
        <w:t>ow power voice detection</w:t>
      </w:r>
    </w:p>
    <w:p w14:paraId="437C4AE7" w14:textId="77777777" w:rsidR="004460D2" w:rsidRDefault="004460D2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Wind noise suppression</w:t>
      </w:r>
    </w:p>
    <w:p w14:paraId="12525317" w14:textId="77777777" w:rsidR="004460D2" w:rsidRPr="008C2A2B" w:rsidRDefault="004460D2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Audio local DSP: </w:t>
      </w:r>
      <w:r>
        <w:rPr>
          <w:rFonts w:ascii="Apple Braille" w:hAnsi="Apple Braille" w:hint="eastAsia"/>
          <w:szCs w:val="21"/>
        </w:rPr>
        <w:t>A</w:t>
      </w:r>
      <w:r>
        <w:rPr>
          <w:rFonts w:ascii="Apple Braille" w:hAnsi="Apple Braille"/>
          <w:szCs w:val="21"/>
        </w:rPr>
        <w:t>GC, DRC, mixing</w:t>
      </w:r>
    </w:p>
    <w:p w14:paraId="7B4A64A8" w14:textId="77777777" w:rsidR="004460D2" w:rsidRDefault="004460D2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N</w:t>
      </w:r>
      <w:r>
        <w:rPr>
          <w:rFonts w:ascii="Apple Braille" w:hAnsi="Apple Braille"/>
        </w:rPr>
        <w:t>oise cancellation:</w:t>
      </w:r>
    </w:p>
    <w:p w14:paraId="70046FEC" w14:textId="77777777" w:rsidR="004460D2" w:rsidRPr="004F2D7B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/>
        </w:rPr>
        <w:t>Patented</w:t>
      </w:r>
      <w:r w:rsidRPr="004F2D7B">
        <w:rPr>
          <w:rFonts w:ascii="Apple Braille" w:hAnsi="Apple Braille"/>
        </w:rPr>
        <w:t xml:space="preserve"> noise cancellation for </w:t>
      </w:r>
      <w:r>
        <w:rPr>
          <w:rFonts w:ascii="Apple Braille" w:hAnsi="Apple Braille"/>
        </w:rPr>
        <w:t xml:space="preserve">both </w:t>
      </w:r>
      <w:r w:rsidRPr="004F2D7B">
        <w:rPr>
          <w:rFonts w:ascii="Apple Braille" w:hAnsi="Apple Braille"/>
        </w:rPr>
        <w:t>near-end</w:t>
      </w:r>
      <w:r>
        <w:rPr>
          <w:rFonts w:ascii="Apple Braille" w:hAnsi="Apple Braille"/>
        </w:rPr>
        <w:t xml:space="preserve"> and far-end</w:t>
      </w:r>
    </w:p>
    <w:p w14:paraId="7546AA57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A</w:t>
      </w:r>
      <w:r>
        <w:rPr>
          <w:rFonts w:ascii="Apple Braille" w:hAnsi="Apple Braille"/>
        </w:rPr>
        <w:t>ctive echo cancellation</w:t>
      </w:r>
    </w:p>
    <w:p w14:paraId="3301C451" w14:textId="77777777" w:rsidR="004460D2" w:rsidRPr="004F2D7B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lastRenderedPageBreak/>
        <w:t>A</w:t>
      </w:r>
      <w:r>
        <w:rPr>
          <w:rFonts w:ascii="Apple Braille" w:hAnsi="Apple Braille"/>
        </w:rPr>
        <w:t>ctive noise cancellation</w:t>
      </w:r>
    </w:p>
    <w:p w14:paraId="65D522E0" w14:textId="0BBF0358" w:rsidR="004460D2" w:rsidRDefault="000F10D7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/>
        </w:rPr>
        <w:t>The on</w:t>
      </w:r>
      <w:r w:rsidR="004460D2">
        <w:rPr>
          <w:rFonts w:ascii="Apple Braille" w:hAnsi="Apple Braille"/>
        </w:rPr>
        <w:t>-chip ultra-low power management unit</w:t>
      </w:r>
    </w:p>
    <w:p w14:paraId="3CA7E835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O</w:t>
      </w:r>
      <w:r>
        <w:rPr>
          <w:rFonts w:ascii="Apple Braille" w:hAnsi="Apple Braille"/>
        </w:rPr>
        <w:t>ne unique power supply from 3.3V to 5.5V</w:t>
      </w:r>
    </w:p>
    <w:p w14:paraId="10840443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D</w:t>
      </w:r>
      <w:r>
        <w:rPr>
          <w:rFonts w:ascii="Apple Braille" w:hAnsi="Apple Braille"/>
        </w:rPr>
        <w:t>C-DC regulators and LDOs for all on-chip supply voltages</w:t>
      </w:r>
    </w:p>
    <w:p w14:paraId="33A42B00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P</w:t>
      </w:r>
      <w:r>
        <w:rPr>
          <w:rFonts w:ascii="Apple Braille" w:hAnsi="Apple Braille"/>
        </w:rPr>
        <w:t>OR-BOR, overvoltage protection</w:t>
      </w:r>
    </w:p>
    <w:p w14:paraId="3C125C5E" w14:textId="39EFF892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Always-on</w:t>
      </w:r>
      <w:r>
        <w:rPr>
          <w:rFonts w:ascii="Apple Braille" w:hAnsi="Apple Braille"/>
        </w:rPr>
        <w:t xml:space="preserve"> </w:t>
      </w:r>
      <w:r>
        <w:rPr>
          <w:rFonts w:ascii="Apple Braille" w:hAnsi="Apple Braille" w:hint="eastAsia"/>
        </w:rPr>
        <w:t>domain</w:t>
      </w:r>
      <w:r>
        <w:rPr>
          <w:rFonts w:ascii="Apple Braille" w:hAnsi="Apple Braille"/>
        </w:rPr>
        <w:t xml:space="preserve"> </w:t>
      </w:r>
      <w:r>
        <w:rPr>
          <w:rFonts w:ascii="Apple Braille" w:hAnsi="Apple Braille" w:hint="eastAsia"/>
        </w:rPr>
        <w:t>f</w:t>
      </w:r>
      <w:r>
        <w:rPr>
          <w:rFonts w:ascii="Apple Braille" w:hAnsi="Apple Braille"/>
        </w:rPr>
        <w:t>or ultra-</w:t>
      </w:r>
      <w:r w:rsidR="000F10D7">
        <w:rPr>
          <w:rFonts w:ascii="Apple Braille" w:hAnsi="Apple Braille"/>
        </w:rPr>
        <w:t>low-</w:t>
      </w:r>
      <w:r>
        <w:rPr>
          <w:rFonts w:ascii="Apple Braille" w:hAnsi="Apple Braille"/>
        </w:rPr>
        <w:t>power sleep mode</w:t>
      </w:r>
    </w:p>
    <w:p w14:paraId="276E52EC" w14:textId="77777777" w:rsidR="004460D2" w:rsidRDefault="004460D2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Cr</w:t>
      </w:r>
      <w:r>
        <w:rPr>
          <w:rFonts w:ascii="Apple Braille" w:hAnsi="Apple Braille"/>
        </w:rPr>
        <w:t>ystal oscillator reference clock plus PLL</w:t>
      </w:r>
    </w:p>
    <w:p w14:paraId="4E6FFA3B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Cr</w:t>
      </w:r>
      <w:r>
        <w:rPr>
          <w:rFonts w:ascii="Apple Braille" w:hAnsi="Apple Braille"/>
        </w:rPr>
        <w:t>ystal oscillator @24MHz</w:t>
      </w:r>
    </w:p>
    <w:p w14:paraId="38DF82C0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P</w:t>
      </w:r>
      <w:r>
        <w:rPr>
          <w:rFonts w:ascii="Apple Braille" w:hAnsi="Apple Braille"/>
        </w:rPr>
        <w:t>LL provides all necessary clocks to meet SoC proper operation</w:t>
      </w:r>
    </w:p>
    <w:p w14:paraId="71A7C701" w14:textId="77777777" w:rsidR="004460D2" w:rsidRDefault="004460D2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Interface</w:t>
      </w:r>
      <w:r>
        <w:rPr>
          <w:rFonts w:ascii="Apple Braille" w:hAnsi="Apple Braille"/>
        </w:rPr>
        <w:t>:</w:t>
      </w:r>
    </w:p>
    <w:p w14:paraId="74B54AB2" w14:textId="49681F99" w:rsidR="004460D2" w:rsidRDefault="0081042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Two</w:t>
      </w:r>
      <w:r w:rsidR="004460D2">
        <w:rPr>
          <w:rFonts w:ascii="Apple Braille" w:hAnsi="Apple Braille"/>
          <w:szCs w:val="21"/>
        </w:rPr>
        <w:t xml:space="preserve"> I2S, support ADC and DAC with </w:t>
      </w:r>
      <w:r w:rsidR="000F10D7">
        <w:rPr>
          <w:rFonts w:ascii="Apple Braille" w:hAnsi="Apple Braille"/>
          <w:szCs w:val="21"/>
        </w:rPr>
        <w:t xml:space="preserve">the </w:t>
      </w:r>
      <w:r w:rsidR="004460D2">
        <w:rPr>
          <w:rFonts w:ascii="Apple Braille" w:hAnsi="Apple Braille"/>
          <w:szCs w:val="21"/>
        </w:rPr>
        <w:t>different sampling rate</w:t>
      </w:r>
    </w:p>
    <w:p w14:paraId="69FF8101" w14:textId="739D2347" w:rsidR="004460D2" w:rsidRDefault="000B34AA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one </w:t>
      </w:r>
      <w:r w:rsidR="004460D2">
        <w:rPr>
          <w:rFonts w:ascii="Apple Braille" w:hAnsi="Apple Braille"/>
          <w:szCs w:val="21"/>
        </w:rPr>
        <w:t>I2C</w:t>
      </w:r>
      <w:r w:rsidR="000F10D7">
        <w:rPr>
          <w:rFonts w:ascii="Apple Braille" w:hAnsi="Apple Braille"/>
          <w:szCs w:val="21"/>
        </w:rPr>
        <w:t xml:space="preserve"> interfaces</w:t>
      </w:r>
      <w:r w:rsidR="004460D2">
        <w:rPr>
          <w:rFonts w:ascii="Apple Braille" w:hAnsi="Apple Braille"/>
          <w:szCs w:val="21"/>
        </w:rPr>
        <w:t xml:space="preserve"> for system setting</w:t>
      </w:r>
    </w:p>
    <w:p w14:paraId="0A04E466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One UART for firmware update and system setting</w:t>
      </w:r>
    </w:p>
    <w:p w14:paraId="33295435" w14:textId="1B50258A" w:rsidR="004460D2" w:rsidRPr="00590326" w:rsidRDefault="004460D2" w:rsidP="00590326">
      <w:pPr>
        <w:pStyle w:val="ae"/>
        <w:numPr>
          <w:ilvl w:val="1"/>
          <w:numId w:val="11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16 </w:t>
      </w:r>
      <w:r>
        <w:rPr>
          <w:rFonts w:ascii="Apple Braille" w:hAnsi="Apple Braille" w:hint="eastAsia"/>
          <w:szCs w:val="21"/>
        </w:rPr>
        <w:t>GPIO</w:t>
      </w:r>
      <w:r>
        <w:rPr>
          <w:rFonts w:ascii="Apple Braille" w:hAnsi="Apple Braille"/>
          <w:szCs w:val="21"/>
        </w:rPr>
        <w:t xml:space="preserve"> multiplexing with other interfaces</w:t>
      </w:r>
    </w:p>
    <w:p w14:paraId="53904128" w14:textId="77777777" w:rsidR="004460D2" w:rsidRDefault="004460D2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/>
        </w:rPr>
        <w:t xml:space="preserve">Auxiliary </w:t>
      </w:r>
      <w:r>
        <w:rPr>
          <w:rFonts w:ascii="Apple Braille" w:hAnsi="Apple Braille" w:hint="eastAsia"/>
        </w:rPr>
        <w:t>ADC</w:t>
      </w:r>
      <w:r>
        <w:rPr>
          <w:rFonts w:ascii="Apple Braille" w:hAnsi="Apple Braille"/>
        </w:rPr>
        <w:t xml:space="preserve"> </w:t>
      </w:r>
      <w:r>
        <w:rPr>
          <w:rFonts w:ascii="Apple Braille" w:hAnsi="Apple Braille" w:hint="eastAsia"/>
        </w:rPr>
        <w:t>for</w:t>
      </w:r>
      <w:r>
        <w:rPr>
          <w:rFonts w:ascii="Apple Braille" w:hAnsi="Apple Braille"/>
        </w:rPr>
        <w:t xml:space="preserve"> button detection, battery monitor, other analog sensors</w:t>
      </w:r>
    </w:p>
    <w:p w14:paraId="58466F0E" w14:textId="77777777" w:rsidR="004460D2" w:rsidRPr="00470EA3" w:rsidRDefault="004460D2" w:rsidP="00906CE5">
      <w:pPr>
        <w:pStyle w:val="ae"/>
        <w:ind w:left="780" w:firstLineChars="0" w:firstLine="0"/>
        <w:rPr>
          <w:rFonts w:ascii="Apple Braille" w:hAnsi="Apple Braille"/>
        </w:rPr>
      </w:pPr>
    </w:p>
    <w:p w14:paraId="211F415B" w14:textId="77777777" w:rsidR="004460D2" w:rsidRPr="00906CE5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292" w:name="_Toc44431339"/>
      <w:bookmarkStart w:id="293" w:name="_Toc72260298"/>
      <w:r w:rsidRPr="00906CE5">
        <w:rPr>
          <w:rFonts w:ascii="Apple Braille" w:hAnsi="Apple Braille" w:cs="Cambria"/>
          <w:b/>
          <w:bCs/>
          <w:szCs w:val="21"/>
        </w:rPr>
        <w:t>Functional applications:</w:t>
      </w:r>
      <w:bookmarkEnd w:id="292"/>
      <w:bookmarkEnd w:id="293"/>
    </w:p>
    <w:p w14:paraId="740E319F" w14:textId="6EEE5674" w:rsidR="004460D2" w:rsidRPr="0092194A" w:rsidRDefault="004460D2" w:rsidP="004460D2">
      <w:pPr>
        <w:pStyle w:val="ae"/>
        <w:numPr>
          <w:ilvl w:val="1"/>
          <w:numId w:val="14"/>
        </w:numPr>
        <w:ind w:firstLineChars="0"/>
        <w:rPr>
          <w:rFonts w:ascii="Apple Braille" w:hAnsi="Apple Braille"/>
          <w:szCs w:val="21"/>
        </w:rPr>
      </w:pPr>
      <w:r w:rsidRPr="0092194A">
        <w:rPr>
          <w:rFonts w:ascii="Apple Braille" w:hAnsi="Apple Braille"/>
          <w:szCs w:val="21"/>
        </w:rPr>
        <w:t xml:space="preserve">Wireless headset with </w:t>
      </w:r>
      <w:r w:rsidR="000F10D7" w:rsidRPr="0092194A">
        <w:rPr>
          <w:rFonts w:ascii="Apple Braille" w:hAnsi="Apple Braille"/>
          <w:szCs w:val="21"/>
        </w:rPr>
        <w:t>ANC</w:t>
      </w:r>
      <w:r w:rsidR="000F10D7">
        <w:rPr>
          <w:rFonts w:ascii="Apple Braille" w:hAnsi="Apple Braille"/>
          <w:szCs w:val="21"/>
        </w:rPr>
        <w:t>,</w:t>
      </w:r>
      <w:r w:rsidR="000F10D7" w:rsidRPr="0092194A">
        <w:rPr>
          <w:rFonts w:ascii="Apple Braille" w:hAnsi="Apple Braille"/>
          <w:szCs w:val="21"/>
        </w:rPr>
        <w:t xml:space="preserve"> </w:t>
      </w:r>
      <w:r w:rsidRPr="0092194A">
        <w:rPr>
          <w:rFonts w:ascii="Apple Braille" w:hAnsi="Apple Braille"/>
          <w:szCs w:val="21"/>
        </w:rPr>
        <w:t>AEC</w:t>
      </w:r>
      <w:r w:rsidR="000F10D7">
        <w:rPr>
          <w:rFonts w:ascii="Apple Braille" w:hAnsi="Apple Braille"/>
          <w:szCs w:val="21"/>
        </w:rPr>
        <w:t>, and ENC</w:t>
      </w:r>
    </w:p>
    <w:p w14:paraId="4D97CB44" w14:textId="77777777" w:rsidR="000F10D7" w:rsidRPr="000F10D7" w:rsidRDefault="000F10D7" w:rsidP="000F10D7">
      <w:pPr>
        <w:pStyle w:val="ae"/>
        <w:numPr>
          <w:ilvl w:val="1"/>
          <w:numId w:val="14"/>
        </w:numPr>
        <w:ind w:firstLineChars="0"/>
        <w:rPr>
          <w:rFonts w:ascii="Apple Braille" w:hAnsi="Apple Braille"/>
          <w:szCs w:val="21"/>
        </w:rPr>
      </w:pPr>
      <w:r w:rsidRPr="000F10D7">
        <w:rPr>
          <w:rFonts w:ascii="Apple Braille" w:hAnsi="Apple Braille"/>
          <w:szCs w:val="21"/>
        </w:rPr>
        <w:t>Audio conference device</w:t>
      </w:r>
    </w:p>
    <w:p w14:paraId="763E5105" w14:textId="77777777" w:rsidR="000F10D7" w:rsidRPr="000F10D7" w:rsidRDefault="000F10D7" w:rsidP="000F10D7">
      <w:pPr>
        <w:pStyle w:val="ae"/>
        <w:numPr>
          <w:ilvl w:val="1"/>
          <w:numId w:val="14"/>
        </w:numPr>
        <w:ind w:firstLineChars="0"/>
        <w:rPr>
          <w:rFonts w:ascii="Apple Braille" w:hAnsi="Apple Braille"/>
          <w:szCs w:val="21"/>
        </w:rPr>
      </w:pPr>
      <w:proofErr w:type="spellStart"/>
      <w:r w:rsidRPr="000F10D7">
        <w:rPr>
          <w:rFonts w:ascii="Apple Braille" w:hAnsi="Apple Braille"/>
          <w:szCs w:val="21"/>
        </w:rPr>
        <w:t>AIoT</w:t>
      </w:r>
      <w:proofErr w:type="spellEnd"/>
      <w:r w:rsidRPr="000F10D7">
        <w:rPr>
          <w:rFonts w:ascii="Apple Braille" w:hAnsi="Apple Braille"/>
          <w:szCs w:val="21"/>
        </w:rPr>
        <w:t xml:space="preserve"> device with smart voice processing</w:t>
      </w:r>
    </w:p>
    <w:p w14:paraId="17CB6EC1" w14:textId="20153FE9" w:rsidR="004460D2" w:rsidRPr="0092194A" w:rsidRDefault="004460D2" w:rsidP="004460D2">
      <w:pPr>
        <w:pStyle w:val="ae"/>
        <w:numPr>
          <w:ilvl w:val="1"/>
          <w:numId w:val="14"/>
        </w:numPr>
        <w:ind w:firstLineChars="0"/>
        <w:rPr>
          <w:rFonts w:ascii="Apple Braille" w:hAnsi="Apple Braille"/>
          <w:szCs w:val="21"/>
        </w:rPr>
      </w:pPr>
      <w:bookmarkStart w:id="294" w:name="_Hlk49518520"/>
      <w:r w:rsidRPr="0092194A">
        <w:rPr>
          <w:rFonts w:ascii="Apple Braille" w:hAnsi="Apple Braille"/>
          <w:szCs w:val="21"/>
        </w:rPr>
        <w:t>Beamforming voice command product</w:t>
      </w:r>
    </w:p>
    <w:bookmarkEnd w:id="294"/>
    <w:p w14:paraId="1B270CDD" w14:textId="73B80429" w:rsidR="004460D2" w:rsidRPr="0092194A" w:rsidRDefault="004460D2" w:rsidP="004460D2">
      <w:pPr>
        <w:pStyle w:val="ae"/>
        <w:numPr>
          <w:ilvl w:val="1"/>
          <w:numId w:val="14"/>
        </w:numPr>
        <w:ind w:firstLineChars="0"/>
        <w:rPr>
          <w:rFonts w:ascii="Apple Braille" w:hAnsi="Apple Braille"/>
          <w:szCs w:val="21"/>
        </w:rPr>
      </w:pPr>
      <w:r w:rsidRPr="0092194A">
        <w:rPr>
          <w:rFonts w:ascii="Apple Braille" w:hAnsi="Apple Braille"/>
          <w:szCs w:val="21"/>
        </w:rPr>
        <w:br w:type="page"/>
      </w:r>
    </w:p>
    <w:p w14:paraId="609BAC0C" w14:textId="77777777" w:rsidR="004460D2" w:rsidRPr="00906CE5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 w:val="24"/>
        </w:rPr>
      </w:pPr>
      <w:bookmarkStart w:id="295" w:name="_Toc49935738"/>
      <w:bookmarkStart w:id="296" w:name="_Toc49935775"/>
      <w:bookmarkStart w:id="297" w:name="_Toc49935812"/>
      <w:bookmarkStart w:id="298" w:name="_Toc49935849"/>
      <w:bookmarkStart w:id="299" w:name="_Toc49935886"/>
      <w:bookmarkStart w:id="300" w:name="_Toc49935923"/>
      <w:bookmarkStart w:id="301" w:name="_Toc49936878"/>
      <w:bookmarkStart w:id="302" w:name="_Toc49936917"/>
      <w:bookmarkStart w:id="303" w:name="_Toc49936956"/>
      <w:bookmarkStart w:id="304" w:name="_Toc49936995"/>
      <w:bookmarkStart w:id="305" w:name="_Toc49937034"/>
      <w:bookmarkStart w:id="306" w:name="_Toc49937073"/>
      <w:bookmarkStart w:id="307" w:name="_Toc49937112"/>
      <w:bookmarkStart w:id="308" w:name="_Toc49937151"/>
      <w:bookmarkStart w:id="309" w:name="_Toc49937196"/>
      <w:bookmarkStart w:id="310" w:name="_Toc49937235"/>
      <w:bookmarkStart w:id="311" w:name="_Toc49937274"/>
      <w:bookmarkStart w:id="312" w:name="_Toc49937313"/>
      <w:bookmarkStart w:id="313" w:name="_Toc49937352"/>
      <w:bookmarkStart w:id="314" w:name="_Toc51148320"/>
      <w:bookmarkStart w:id="315" w:name="_Toc51148359"/>
      <w:bookmarkStart w:id="316" w:name="_Toc51148398"/>
      <w:bookmarkStart w:id="317" w:name="_Toc57911806"/>
      <w:bookmarkStart w:id="318" w:name="_Toc57911851"/>
      <w:bookmarkStart w:id="319" w:name="_Toc57911890"/>
      <w:bookmarkStart w:id="320" w:name="_Toc57911929"/>
      <w:bookmarkStart w:id="321" w:name="_Toc57911968"/>
      <w:bookmarkStart w:id="322" w:name="_Toc57912007"/>
      <w:bookmarkStart w:id="323" w:name="_Toc57912046"/>
      <w:bookmarkStart w:id="324" w:name="_Toc57912085"/>
      <w:bookmarkStart w:id="325" w:name="_Toc57912124"/>
      <w:bookmarkStart w:id="326" w:name="_Toc57912163"/>
      <w:bookmarkStart w:id="327" w:name="_Toc57912202"/>
      <w:bookmarkStart w:id="328" w:name="_Toc57912241"/>
      <w:bookmarkStart w:id="329" w:name="_Toc57912283"/>
      <w:bookmarkStart w:id="330" w:name="_Toc57912322"/>
      <w:bookmarkStart w:id="331" w:name="_Toc57984387"/>
      <w:bookmarkStart w:id="332" w:name="_Toc57984426"/>
      <w:bookmarkStart w:id="333" w:name="_Toc58006873"/>
      <w:bookmarkStart w:id="334" w:name="_Toc44431340"/>
      <w:bookmarkStart w:id="335" w:name="_Toc72260299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r w:rsidRPr="00D5776F">
        <w:rPr>
          <w:rFonts w:ascii="Apple Braille" w:hAnsi="Apple Braille"/>
          <w:b/>
          <w:bCs/>
          <w:szCs w:val="21"/>
        </w:rPr>
        <w:lastRenderedPageBreak/>
        <w:t>System block diagram:</w:t>
      </w:r>
      <w:bookmarkEnd w:id="334"/>
      <w:bookmarkEnd w:id="335"/>
    </w:p>
    <w:p w14:paraId="2A2D7723" w14:textId="77777777" w:rsidR="00A54C9F" w:rsidRDefault="00A54C9F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4F242532" w14:textId="3F18FAC4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A369C8">
        <w:rPr>
          <w:rFonts w:ascii="Apple Braille" w:hAnsi="Apple Braille"/>
          <w:szCs w:val="21"/>
        </w:rPr>
        <w:t xml:space="preserve">This figure shows </w:t>
      </w:r>
      <w:del w:id="336" w:author="Bai Rong" w:date="2021-05-18T19:30:00Z">
        <w:r w:rsidDel="004E37E1">
          <w:rPr>
            <w:rFonts w:ascii="Apple Braille" w:hAnsi="Apple Braille"/>
            <w:szCs w:val="21"/>
          </w:rPr>
          <w:delText>SNC8600</w:delText>
        </w:r>
        <w:r w:rsidR="00AB151C" w:rsidDel="004E37E1">
          <w:rPr>
            <w:rFonts w:ascii="Apple Braille" w:hAnsi="Apple Braille"/>
            <w:szCs w:val="21"/>
          </w:rPr>
          <w:delText>A</w:delText>
        </w:r>
      </w:del>
      <w:ins w:id="337" w:author="Bai Rong" w:date="2021-05-18T19:30:00Z">
        <w:r w:rsidR="004E37E1">
          <w:rPr>
            <w:rFonts w:ascii="Apple Braille" w:hAnsi="Apple Braille"/>
            <w:szCs w:val="21"/>
          </w:rPr>
          <w:t>SNC7600</w:t>
        </w:r>
      </w:ins>
      <w:r w:rsidRPr="00A369C8">
        <w:rPr>
          <w:rFonts w:ascii="Apple Braille" w:hAnsi="Apple Braille"/>
          <w:szCs w:val="21"/>
        </w:rPr>
        <w:t xml:space="preserve"> system block diagram.</w:t>
      </w:r>
    </w:p>
    <w:p w14:paraId="6480998B" w14:textId="0B619059" w:rsidR="004460D2" w:rsidRDefault="00E37101" w:rsidP="00895685">
      <w:pPr>
        <w:pStyle w:val="ae"/>
        <w:ind w:left="360" w:firstLineChars="0" w:firstLine="0"/>
        <w:jc w:val="center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inline distT="0" distB="0" distL="0" distR="0" wp14:anchorId="4C52AA30" wp14:editId="676EE945">
            <wp:extent cx="5264150" cy="4349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46B5" w14:textId="77777777" w:rsidR="004460D2" w:rsidRPr="00C723C7" w:rsidRDefault="004460D2" w:rsidP="004460D2">
      <w:pPr>
        <w:pStyle w:val="ae"/>
        <w:ind w:left="360" w:firstLineChars="0" w:firstLine="0"/>
        <w:rPr>
          <w:rFonts w:ascii="Cambria" w:hAnsi="Cambria"/>
          <w:sz w:val="24"/>
        </w:rPr>
      </w:pPr>
    </w:p>
    <w:p w14:paraId="77986617" w14:textId="3C58FB63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With on-chip 24-bits/192Ksps digital and analog </w:t>
      </w:r>
      <w:r w:rsidR="000F10D7">
        <w:rPr>
          <w:rFonts w:ascii="Apple Braille" w:hAnsi="Apple Braille"/>
          <w:szCs w:val="21"/>
        </w:rPr>
        <w:t>interface</w:t>
      </w:r>
      <w:r>
        <w:rPr>
          <w:rFonts w:ascii="Apple Braille" w:hAnsi="Apple Braille"/>
          <w:szCs w:val="21"/>
        </w:rPr>
        <w:t>, microphone preamplifiers</w:t>
      </w:r>
      <w:r w:rsidR="000F10D7">
        <w:rPr>
          <w:rFonts w:ascii="Apple Braille" w:hAnsi="Apple Braille"/>
          <w:szCs w:val="21"/>
        </w:rPr>
        <w:t>,</w:t>
      </w:r>
      <w:r>
        <w:rPr>
          <w:rFonts w:ascii="Apple Braille" w:hAnsi="Apple Braille"/>
          <w:szCs w:val="21"/>
        </w:rPr>
        <w:t xml:space="preserve"> and a cap-less headphone amplifier, </w:t>
      </w:r>
      <w:del w:id="338" w:author="Bai Rong" w:date="2021-05-18T19:30:00Z">
        <w:r w:rsidDel="004E37E1">
          <w:rPr>
            <w:rFonts w:ascii="Apple Braille" w:hAnsi="Apple Braille"/>
            <w:szCs w:val="21"/>
          </w:rPr>
          <w:delText>SNC8600</w:delText>
        </w:r>
        <w:r w:rsidR="00AB151C" w:rsidDel="004E37E1">
          <w:rPr>
            <w:rFonts w:ascii="Apple Braille" w:hAnsi="Apple Braille"/>
            <w:szCs w:val="21"/>
          </w:rPr>
          <w:delText>A</w:delText>
        </w:r>
      </w:del>
      <w:ins w:id="339" w:author="Bai Rong" w:date="2021-05-18T19:30:00Z">
        <w:r w:rsidR="004E37E1">
          <w:rPr>
            <w:rFonts w:ascii="Apple Braille" w:hAnsi="Apple Braille"/>
            <w:szCs w:val="21"/>
          </w:rPr>
          <w:t>SNC7600</w:t>
        </w:r>
      </w:ins>
      <w:r>
        <w:rPr>
          <w:rFonts w:ascii="Apple Braille" w:hAnsi="Apple Braille"/>
          <w:szCs w:val="21"/>
        </w:rPr>
        <w:t xml:space="preserve"> is a </w:t>
      </w:r>
      <w:r w:rsidR="000F10D7">
        <w:rPr>
          <w:rFonts w:ascii="Apple Braille" w:hAnsi="Apple Braille"/>
          <w:szCs w:val="21"/>
        </w:rPr>
        <w:t xml:space="preserve">truly </w:t>
      </w:r>
      <w:r>
        <w:rPr>
          <w:rFonts w:ascii="Apple Braille" w:hAnsi="Apple Braille"/>
          <w:szCs w:val="21"/>
        </w:rPr>
        <w:t>single-chip solution for applications that demand high audio quality and low power consumption.</w:t>
      </w:r>
    </w:p>
    <w:p w14:paraId="2C91867B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5E0D58D" w14:textId="647DD950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del w:id="340" w:author="Bai Rong" w:date="2021-05-18T19:30:00Z">
        <w:r w:rsidDel="004E37E1">
          <w:rPr>
            <w:rFonts w:ascii="Apple Braille" w:hAnsi="Apple Braille"/>
            <w:szCs w:val="21"/>
          </w:rPr>
          <w:delText>SNC8600</w:delText>
        </w:r>
        <w:r w:rsidR="0056320E" w:rsidDel="004E37E1">
          <w:rPr>
            <w:rFonts w:ascii="Apple Braille" w:hAnsi="Apple Braille"/>
            <w:szCs w:val="21"/>
          </w:rPr>
          <w:delText>A</w:delText>
        </w:r>
      </w:del>
      <w:ins w:id="341" w:author="Bai Rong" w:date="2021-05-18T19:30:00Z">
        <w:r w:rsidR="004E37E1">
          <w:rPr>
            <w:rFonts w:ascii="Apple Braille" w:hAnsi="Apple Braille"/>
            <w:szCs w:val="21"/>
          </w:rPr>
          <w:t>SNC7600</w:t>
        </w:r>
      </w:ins>
      <w:r>
        <w:rPr>
          <w:rFonts w:ascii="Apple Braille" w:hAnsi="Apple Braille"/>
          <w:szCs w:val="21"/>
        </w:rPr>
        <w:t xml:space="preserve"> integrates a Cadence HiFi3 core up to 200MHz for system control and digital signal processing, and a </w:t>
      </w:r>
      <w:r w:rsidR="000F10D7">
        <w:rPr>
          <w:rFonts w:ascii="Apple Braille" w:hAnsi="Apple Braille"/>
          <w:szCs w:val="21"/>
        </w:rPr>
        <w:t>high-</w:t>
      </w:r>
      <w:r>
        <w:rPr>
          <w:rFonts w:ascii="Apple Braille" w:hAnsi="Apple Braille"/>
          <w:szCs w:val="21"/>
        </w:rPr>
        <w:t xml:space="preserve">quality 24-bits/192Ksps </w:t>
      </w:r>
      <w:r w:rsidR="000F10D7">
        <w:rPr>
          <w:rFonts w:ascii="Apple Braille" w:hAnsi="Apple Braille"/>
          <w:szCs w:val="21"/>
        </w:rPr>
        <w:t>Codec</w:t>
      </w:r>
      <w:r>
        <w:rPr>
          <w:rFonts w:ascii="Apple Braille" w:hAnsi="Apple Braille"/>
          <w:szCs w:val="21"/>
        </w:rPr>
        <w:t xml:space="preserve"> with stereo input and stereo output, 2 AMIC inputs</w:t>
      </w:r>
      <w:r w:rsidR="00B51A4E">
        <w:rPr>
          <w:rFonts w:ascii="Apple Braille" w:hAnsi="Apple Braille"/>
          <w:szCs w:val="21"/>
        </w:rPr>
        <w:t>,</w:t>
      </w:r>
      <w:r>
        <w:rPr>
          <w:rFonts w:ascii="Apple Braille" w:hAnsi="Apple Braille"/>
          <w:szCs w:val="21"/>
        </w:rPr>
        <w:t xml:space="preserve"> </w:t>
      </w:r>
      <w:del w:id="342" w:author="Bai Rong" w:date="2021-05-18T19:32:00Z">
        <w:r w:rsidDel="00224C61">
          <w:rPr>
            <w:rFonts w:ascii="Apple Braille" w:hAnsi="Apple Braille"/>
            <w:szCs w:val="21"/>
          </w:rPr>
          <w:delText xml:space="preserve">and up to </w:delText>
        </w:r>
      </w:del>
      <w:r w:rsidR="00ED2465">
        <w:rPr>
          <w:rFonts w:ascii="Apple Braille" w:hAnsi="Apple Braille"/>
          <w:szCs w:val="21"/>
        </w:rPr>
        <w:t xml:space="preserve">4 </w:t>
      </w:r>
      <w:r>
        <w:rPr>
          <w:rFonts w:ascii="Apple Braille" w:hAnsi="Apple Braille"/>
          <w:szCs w:val="21"/>
        </w:rPr>
        <w:t xml:space="preserve">DMIC inputs. It provides up to </w:t>
      </w:r>
      <w:r w:rsidR="000F10D7">
        <w:rPr>
          <w:rFonts w:ascii="Apple Braille" w:hAnsi="Apple Braille"/>
          <w:szCs w:val="21"/>
        </w:rPr>
        <w:t>512KB</w:t>
      </w:r>
      <w:r>
        <w:rPr>
          <w:rFonts w:ascii="Apple Braille" w:hAnsi="Apple Braille"/>
          <w:szCs w:val="21"/>
        </w:rPr>
        <w:t xml:space="preserve"> zero-wait RAM and a size configurable</w:t>
      </w:r>
      <w:r w:rsidR="000F10D7">
        <w:rPr>
          <w:rFonts w:ascii="Apple Braille" w:hAnsi="Apple Braille"/>
          <w:szCs w:val="21"/>
        </w:rPr>
        <w:t xml:space="preserve"> Flash</w:t>
      </w:r>
      <w:r>
        <w:rPr>
          <w:rFonts w:ascii="Apple Braille" w:hAnsi="Apple Braille"/>
          <w:szCs w:val="21"/>
        </w:rPr>
        <w:t xml:space="preserve"> </w:t>
      </w:r>
      <w:proofErr w:type="gramStart"/>
      <w:r>
        <w:rPr>
          <w:rFonts w:ascii="Apple Braille" w:hAnsi="Apple Braille"/>
          <w:szCs w:val="21"/>
        </w:rPr>
        <w:t>memory</w:t>
      </w:r>
      <w:r w:rsidR="000F10D7">
        <w:rPr>
          <w:rFonts w:ascii="Apple Braille" w:hAnsi="Apple Braille"/>
          <w:szCs w:val="21"/>
        </w:rPr>
        <w:t>(</w:t>
      </w:r>
      <w:proofErr w:type="gramEnd"/>
      <w:r w:rsidR="00590326">
        <w:rPr>
          <w:rFonts w:ascii="Apple Braille" w:hAnsi="Apple Braille"/>
          <w:szCs w:val="21"/>
        </w:rPr>
        <w:t>1MB</w:t>
      </w:r>
      <w:r w:rsidR="000F10D7">
        <w:rPr>
          <w:rFonts w:ascii="Apple Braille" w:hAnsi="Apple Braille"/>
          <w:szCs w:val="21"/>
        </w:rPr>
        <w:t xml:space="preserve"> by default)</w:t>
      </w:r>
      <w:r>
        <w:rPr>
          <w:rFonts w:ascii="Apple Braille" w:hAnsi="Apple Braille"/>
          <w:szCs w:val="21"/>
        </w:rPr>
        <w:t xml:space="preserve">. </w:t>
      </w:r>
      <w:r w:rsidR="000F10D7">
        <w:rPr>
          <w:rFonts w:ascii="Apple Braille" w:hAnsi="Apple Braille"/>
          <w:szCs w:val="21"/>
        </w:rPr>
        <w:t>The o</w:t>
      </w:r>
      <w:r w:rsidR="000F10D7" w:rsidRPr="00F642C7">
        <w:rPr>
          <w:rFonts w:ascii="Apple Braille" w:hAnsi="Apple Braille"/>
          <w:szCs w:val="21"/>
        </w:rPr>
        <w:t>n</w:t>
      </w:r>
      <w:r w:rsidRPr="00F642C7">
        <w:rPr>
          <w:rFonts w:ascii="Apple Braille" w:hAnsi="Apple Braille"/>
          <w:szCs w:val="21"/>
        </w:rPr>
        <w:t>-chip power management unit provides all</w:t>
      </w:r>
      <w:r>
        <w:rPr>
          <w:rFonts w:ascii="Apple Braille" w:hAnsi="Apple Braille"/>
          <w:szCs w:val="21"/>
        </w:rPr>
        <w:t xml:space="preserve"> </w:t>
      </w:r>
      <w:r w:rsidRPr="00F642C7">
        <w:rPr>
          <w:rFonts w:ascii="Apple Braille" w:hAnsi="Apple Braille"/>
          <w:szCs w:val="21"/>
        </w:rPr>
        <w:t xml:space="preserve">power supply </w:t>
      </w:r>
      <w:r>
        <w:rPr>
          <w:rFonts w:ascii="Apple Braille" w:hAnsi="Apple Braille"/>
          <w:szCs w:val="21"/>
        </w:rPr>
        <w:t xml:space="preserve">to meet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>on-chip requirement</w:t>
      </w:r>
      <w:r w:rsidR="000F10D7">
        <w:rPr>
          <w:rFonts w:ascii="Apple Braille" w:hAnsi="Apple Braille"/>
          <w:szCs w:val="21"/>
        </w:rPr>
        <w:t>s</w:t>
      </w:r>
      <w:r>
        <w:rPr>
          <w:rFonts w:ascii="Apple Braille" w:hAnsi="Apple Braille"/>
          <w:szCs w:val="21"/>
        </w:rPr>
        <w:t xml:space="preserve"> </w:t>
      </w:r>
      <w:r w:rsidRPr="00F642C7">
        <w:rPr>
          <w:rFonts w:ascii="Apple Braille" w:hAnsi="Apple Braille"/>
          <w:szCs w:val="21"/>
        </w:rPr>
        <w:t>with one power input</w:t>
      </w:r>
      <w:r>
        <w:rPr>
          <w:rFonts w:ascii="Apple Braille" w:hAnsi="Apple Braille"/>
          <w:szCs w:val="21"/>
        </w:rPr>
        <w:t>. There is one always-on domain to achieve</w:t>
      </w:r>
      <w:r w:rsidRPr="00F642C7">
        <w:rPr>
          <w:rFonts w:ascii="Apple Braille" w:hAnsi="Apple Braille"/>
          <w:szCs w:val="21"/>
        </w:rPr>
        <w:t xml:space="preserve"> ultra-low power consumption</w:t>
      </w:r>
      <w:r w:rsidR="000F10D7">
        <w:rPr>
          <w:rFonts w:ascii="Apple Braille" w:hAnsi="Apple Braille"/>
          <w:szCs w:val="21"/>
        </w:rPr>
        <w:t xml:space="preserve"> target</w:t>
      </w:r>
      <w:r w:rsidRPr="00F642C7">
        <w:rPr>
          <w:rFonts w:ascii="Apple Braille" w:hAnsi="Apple Braille"/>
          <w:szCs w:val="21"/>
        </w:rPr>
        <w:t>.</w:t>
      </w:r>
      <w:r>
        <w:rPr>
          <w:rFonts w:ascii="Apple Braille" w:hAnsi="Apple Braille"/>
          <w:szCs w:val="21"/>
        </w:rPr>
        <w:t xml:space="preserve"> </w:t>
      </w:r>
      <w:r w:rsidRPr="00C723C7">
        <w:rPr>
          <w:rFonts w:ascii="Apple Braille" w:hAnsi="Apple Braille"/>
          <w:szCs w:val="21"/>
        </w:rPr>
        <w:t xml:space="preserve">The peripheral complement includes </w:t>
      </w:r>
      <w:r w:rsidR="00BB169A">
        <w:rPr>
          <w:rFonts w:ascii="Apple Braille" w:hAnsi="Apple Braille" w:hint="eastAsia"/>
          <w:szCs w:val="21"/>
        </w:rPr>
        <w:t>two</w:t>
      </w:r>
      <w:r w:rsidRPr="00C723C7">
        <w:rPr>
          <w:rFonts w:ascii="Apple Braille" w:hAnsi="Apple Braille"/>
          <w:szCs w:val="21"/>
        </w:rPr>
        <w:t xml:space="preserve"> I</w:t>
      </w:r>
      <w:r w:rsidRPr="00906CE5">
        <w:rPr>
          <w:rFonts w:ascii="Apple Braille" w:hAnsi="Apple Braille"/>
          <w:szCs w:val="21"/>
          <w:vertAlign w:val="superscript"/>
        </w:rPr>
        <w:t>2</w:t>
      </w:r>
      <w:r w:rsidRPr="00C723C7">
        <w:rPr>
          <w:rFonts w:ascii="Apple Braille" w:hAnsi="Apple Braille"/>
          <w:szCs w:val="21"/>
        </w:rPr>
        <w:t xml:space="preserve">S, </w:t>
      </w:r>
      <w:r w:rsidR="000B34AA">
        <w:rPr>
          <w:rFonts w:ascii="Apple Braille" w:hAnsi="Apple Braille"/>
          <w:szCs w:val="21"/>
        </w:rPr>
        <w:t>one</w:t>
      </w:r>
      <w:r w:rsidR="000B34AA" w:rsidRPr="00C723C7">
        <w:rPr>
          <w:rFonts w:ascii="Apple Braille" w:hAnsi="Apple Braille"/>
          <w:szCs w:val="21"/>
        </w:rPr>
        <w:t xml:space="preserve"> </w:t>
      </w:r>
      <w:r w:rsidRPr="00C723C7">
        <w:rPr>
          <w:rFonts w:ascii="Apple Braille" w:hAnsi="Apple Braille"/>
          <w:szCs w:val="21"/>
        </w:rPr>
        <w:t>I</w:t>
      </w:r>
      <w:r w:rsidRPr="00906CE5">
        <w:rPr>
          <w:rFonts w:ascii="Apple Braille" w:hAnsi="Apple Braille"/>
          <w:szCs w:val="21"/>
          <w:vertAlign w:val="superscript"/>
        </w:rPr>
        <w:t>2</w:t>
      </w:r>
      <w:r w:rsidRPr="00C723C7">
        <w:rPr>
          <w:rFonts w:ascii="Apple Braille" w:hAnsi="Apple Braille"/>
          <w:szCs w:val="21"/>
        </w:rPr>
        <w:t>C, one UART, GPIOs. The auxiliary ADC can be used for button recognition, analog sensor monitoring</w:t>
      </w:r>
      <w:r w:rsidR="000F10D7">
        <w:rPr>
          <w:rFonts w:ascii="Apple Braille" w:hAnsi="Apple Braille"/>
          <w:szCs w:val="21"/>
        </w:rPr>
        <w:t>, etc</w:t>
      </w:r>
      <w:r w:rsidRPr="00C723C7">
        <w:rPr>
          <w:rFonts w:ascii="Apple Braille" w:hAnsi="Apple Braille"/>
          <w:szCs w:val="21"/>
        </w:rPr>
        <w:t>.</w:t>
      </w:r>
    </w:p>
    <w:p w14:paraId="7D6D7D40" w14:textId="77777777" w:rsidR="004460D2" w:rsidRPr="00C723C7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C6B0A31" w14:textId="65105CA8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del w:id="343" w:author="Bai Rong" w:date="2021-05-18T19:30:00Z">
        <w:r w:rsidDel="004E37E1">
          <w:rPr>
            <w:rFonts w:ascii="Apple Braille" w:hAnsi="Apple Braille"/>
            <w:szCs w:val="21"/>
          </w:rPr>
          <w:delText>SNC8600</w:delText>
        </w:r>
        <w:r w:rsidR="0056320E" w:rsidDel="004E37E1">
          <w:rPr>
            <w:rFonts w:ascii="Apple Braille" w:hAnsi="Apple Braille"/>
            <w:szCs w:val="21"/>
          </w:rPr>
          <w:delText>A</w:delText>
        </w:r>
      </w:del>
      <w:ins w:id="344" w:author="Bai Rong" w:date="2021-05-18T19:30:00Z">
        <w:r w:rsidR="004E37E1">
          <w:rPr>
            <w:rFonts w:ascii="Apple Braille" w:hAnsi="Apple Braille"/>
            <w:szCs w:val="21"/>
          </w:rPr>
          <w:t>SNC7600</w:t>
        </w:r>
      </w:ins>
      <w:r>
        <w:rPr>
          <w:rFonts w:ascii="Apple Braille" w:hAnsi="Apple Braille"/>
          <w:szCs w:val="21"/>
        </w:rPr>
        <w:t xml:space="preserve"> provides the digital processing power needed to maximize the features and performance of headsets and other audio products, including acoustic echo canceling, noise reduction, equalization, automatic gain control (AGC), </w:t>
      </w:r>
      <w:r w:rsidR="000F10D7">
        <w:rPr>
          <w:rFonts w:ascii="Apple Braille" w:hAnsi="Apple Braille"/>
          <w:szCs w:val="21"/>
        </w:rPr>
        <w:t xml:space="preserve">and </w:t>
      </w:r>
      <w:r>
        <w:rPr>
          <w:rFonts w:ascii="Apple Braille" w:hAnsi="Apple Braille"/>
          <w:szCs w:val="21"/>
        </w:rPr>
        <w:t>volume control.</w:t>
      </w:r>
    </w:p>
    <w:p w14:paraId="0F7E31B0" w14:textId="77777777" w:rsidR="004460D2" w:rsidRPr="00906CE5" w:rsidRDefault="004460D2" w:rsidP="004460D2">
      <w:pPr>
        <w:pStyle w:val="ae"/>
        <w:numPr>
          <w:ilvl w:val="0"/>
          <w:numId w:val="1"/>
        </w:numPr>
        <w:ind w:left="360" w:firstLineChars="0" w:hanging="360"/>
        <w:outlineLvl w:val="0"/>
        <w:rPr>
          <w:rFonts w:ascii="Apple Braille" w:hAnsi="Apple Braille"/>
          <w:b/>
          <w:bCs/>
          <w:szCs w:val="21"/>
        </w:rPr>
      </w:pPr>
      <w:bookmarkStart w:id="345" w:name="_Toc49935740"/>
      <w:bookmarkStart w:id="346" w:name="_Toc49935777"/>
      <w:bookmarkStart w:id="347" w:name="_Toc49935814"/>
      <w:bookmarkStart w:id="348" w:name="_Toc49935851"/>
      <w:bookmarkStart w:id="349" w:name="_Toc49935888"/>
      <w:bookmarkStart w:id="350" w:name="_Toc49935925"/>
      <w:bookmarkStart w:id="351" w:name="_Toc49936880"/>
      <w:bookmarkStart w:id="352" w:name="_Toc49936919"/>
      <w:bookmarkStart w:id="353" w:name="_Toc49936958"/>
      <w:bookmarkStart w:id="354" w:name="_Toc49936997"/>
      <w:bookmarkStart w:id="355" w:name="_Toc49937036"/>
      <w:bookmarkStart w:id="356" w:name="_Toc49937075"/>
      <w:bookmarkStart w:id="357" w:name="_Toc49937114"/>
      <w:bookmarkStart w:id="358" w:name="_Toc49937153"/>
      <w:bookmarkStart w:id="359" w:name="_Toc49937198"/>
      <w:bookmarkStart w:id="360" w:name="_Toc49937237"/>
      <w:bookmarkStart w:id="361" w:name="_Toc49937276"/>
      <w:bookmarkStart w:id="362" w:name="_Toc49937315"/>
      <w:bookmarkStart w:id="363" w:name="_Toc49937354"/>
      <w:bookmarkStart w:id="364" w:name="_Toc51148322"/>
      <w:bookmarkStart w:id="365" w:name="_Toc51148361"/>
      <w:bookmarkStart w:id="366" w:name="_Toc51148400"/>
      <w:bookmarkStart w:id="367" w:name="_Toc57911808"/>
      <w:bookmarkStart w:id="368" w:name="_Toc57911853"/>
      <w:bookmarkStart w:id="369" w:name="_Toc57911892"/>
      <w:bookmarkStart w:id="370" w:name="_Toc57911931"/>
      <w:bookmarkStart w:id="371" w:name="_Toc57911970"/>
      <w:bookmarkStart w:id="372" w:name="_Toc57912009"/>
      <w:bookmarkStart w:id="373" w:name="_Toc57912048"/>
      <w:bookmarkStart w:id="374" w:name="_Toc57912087"/>
      <w:bookmarkStart w:id="375" w:name="_Toc57912126"/>
      <w:bookmarkStart w:id="376" w:name="_Toc57912165"/>
      <w:bookmarkStart w:id="377" w:name="_Toc57912204"/>
      <w:bookmarkStart w:id="378" w:name="_Toc57912243"/>
      <w:bookmarkStart w:id="379" w:name="_Toc57912285"/>
      <w:bookmarkStart w:id="380" w:name="_Toc57912324"/>
      <w:bookmarkStart w:id="381" w:name="_Toc57984389"/>
      <w:bookmarkStart w:id="382" w:name="_Toc57984428"/>
      <w:bookmarkStart w:id="383" w:name="_Toc58006875"/>
      <w:bookmarkStart w:id="384" w:name="_Toc44425869"/>
      <w:bookmarkStart w:id="385" w:name="_Toc44431341"/>
      <w:bookmarkStart w:id="386" w:name="_Toc72260300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r w:rsidRPr="00906CE5">
        <w:rPr>
          <w:rFonts w:ascii="Apple Braille" w:hAnsi="Apple Braille"/>
          <w:b/>
          <w:bCs/>
          <w:szCs w:val="21"/>
        </w:rPr>
        <w:lastRenderedPageBreak/>
        <w:t>Absolute maximum ratings</w:t>
      </w:r>
      <w:bookmarkEnd w:id="384"/>
      <w:bookmarkEnd w:id="385"/>
      <w:r w:rsidRPr="00906CE5">
        <w:rPr>
          <w:rFonts w:ascii="Apple Braille" w:hAnsi="Apple Braille"/>
          <w:b/>
          <w:bCs/>
          <w:szCs w:val="21"/>
        </w:rPr>
        <w:t>:</w:t>
      </w:r>
      <w:bookmarkEnd w:id="386"/>
    </w:p>
    <w:p w14:paraId="7744E1FC" w14:textId="77777777" w:rsidR="004460D2" w:rsidRPr="007B1FF1" w:rsidRDefault="004460D2" w:rsidP="004460D2">
      <w:pPr>
        <w:pStyle w:val="ae"/>
        <w:ind w:left="425" w:firstLineChars="0" w:firstLine="0"/>
        <w:rPr>
          <w:rFonts w:ascii="Apple Braille" w:hAnsi="Apple Braille"/>
          <w:sz w:val="18"/>
          <w:szCs w:val="18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586"/>
        <w:gridCol w:w="1586"/>
        <w:gridCol w:w="1586"/>
        <w:gridCol w:w="1586"/>
        <w:gridCol w:w="1586"/>
      </w:tblGrid>
      <w:tr w:rsidR="004460D2" w14:paraId="7649AD35" w14:textId="77777777" w:rsidTr="00126B18">
        <w:tc>
          <w:tcPr>
            <w:tcW w:w="1586" w:type="dxa"/>
            <w:shd w:val="clear" w:color="auto" w:fill="E7E6E6" w:themeFill="background2"/>
          </w:tcPr>
          <w:p w14:paraId="289E717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P</w:t>
            </w:r>
            <w:r w:rsidRPr="00656A3A">
              <w:rPr>
                <w:rFonts w:ascii="Apple Braille" w:hAnsi="Apple Braille"/>
                <w:b/>
                <w:bCs/>
                <w:sz w:val="18"/>
                <w:szCs w:val="18"/>
              </w:rPr>
              <w:t>arameter</w:t>
            </w:r>
          </w:p>
        </w:tc>
        <w:tc>
          <w:tcPr>
            <w:tcW w:w="1586" w:type="dxa"/>
            <w:shd w:val="clear" w:color="auto" w:fill="E7E6E6" w:themeFill="background2"/>
          </w:tcPr>
          <w:p w14:paraId="6173B1E1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S</w:t>
            </w:r>
            <w:r w:rsidRPr="00656A3A">
              <w:rPr>
                <w:rFonts w:ascii="Apple Braille" w:hAnsi="Apple Braille"/>
                <w:b/>
                <w:bCs/>
                <w:sz w:val="18"/>
                <w:szCs w:val="18"/>
              </w:rPr>
              <w:t>ymbol</w:t>
            </w:r>
          </w:p>
        </w:tc>
        <w:tc>
          <w:tcPr>
            <w:tcW w:w="1586" w:type="dxa"/>
            <w:shd w:val="clear" w:color="auto" w:fill="E7E6E6" w:themeFill="background2"/>
          </w:tcPr>
          <w:p w14:paraId="2E7BE1CD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M</w:t>
            </w:r>
            <w:r w:rsidRPr="00656A3A">
              <w:rPr>
                <w:rFonts w:ascii="Apple Braille" w:hAnsi="Apple Braille"/>
                <w:b/>
                <w:bCs/>
                <w:sz w:val="18"/>
                <w:szCs w:val="18"/>
              </w:rPr>
              <w:t>in</w:t>
            </w:r>
          </w:p>
        </w:tc>
        <w:tc>
          <w:tcPr>
            <w:tcW w:w="1586" w:type="dxa"/>
            <w:shd w:val="clear" w:color="auto" w:fill="E7E6E6" w:themeFill="background2"/>
          </w:tcPr>
          <w:p w14:paraId="61923FE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M</w:t>
            </w:r>
            <w:r w:rsidRPr="00656A3A">
              <w:rPr>
                <w:rFonts w:ascii="Apple Braille" w:hAnsi="Apple Braille"/>
                <w:b/>
                <w:bCs/>
                <w:sz w:val="18"/>
                <w:szCs w:val="18"/>
              </w:rPr>
              <w:t>ax</w:t>
            </w:r>
          </w:p>
        </w:tc>
        <w:tc>
          <w:tcPr>
            <w:tcW w:w="1586" w:type="dxa"/>
            <w:shd w:val="clear" w:color="auto" w:fill="E7E6E6" w:themeFill="background2"/>
          </w:tcPr>
          <w:p w14:paraId="42A95C6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U</w:t>
            </w:r>
            <w:r w:rsidRPr="00656A3A">
              <w:rPr>
                <w:rFonts w:ascii="Apple Braille" w:hAnsi="Apple Braille"/>
                <w:b/>
                <w:bCs/>
                <w:sz w:val="18"/>
                <w:szCs w:val="18"/>
              </w:rPr>
              <w:t>nit</w:t>
            </w:r>
          </w:p>
        </w:tc>
      </w:tr>
      <w:tr w:rsidR="004460D2" w14:paraId="734AEA1F" w14:textId="77777777" w:rsidTr="00126B18">
        <w:tc>
          <w:tcPr>
            <w:tcW w:w="1586" w:type="dxa"/>
            <w:vMerge w:val="restart"/>
            <w:vAlign w:val="center"/>
          </w:tcPr>
          <w:p w14:paraId="0386BE66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P</w:t>
            </w:r>
            <w:r w:rsidRPr="00656A3A">
              <w:rPr>
                <w:rFonts w:ascii="Apple Braille" w:hAnsi="Apple Braille"/>
                <w:sz w:val="18"/>
                <w:szCs w:val="18"/>
              </w:rPr>
              <w:t>ower</w:t>
            </w:r>
          </w:p>
        </w:tc>
        <w:tc>
          <w:tcPr>
            <w:tcW w:w="1586" w:type="dxa"/>
          </w:tcPr>
          <w:p w14:paraId="6342F125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A</w:t>
            </w:r>
            <w:r w:rsidRPr="00656A3A">
              <w:rPr>
                <w:rFonts w:ascii="Apple Braille" w:hAnsi="Apple Braille"/>
                <w:sz w:val="18"/>
                <w:szCs w:val="18"/>
              </w:rPr>
              <w:t>VDPWR</w:t>
            </w:r>
          </w:p>
        </w:tc>
        <w:tc>
          <w:tcPr>
            <w:tcW w:w="1586" w:type="dxa"/>
          </w:tcPr>
          <w:p w14:paraId="1A2A0B16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-0.3</w:t>
            </w:r>
          </w:p>
        </w:tc>
        <w:tc>
          <w:tcPr>
            <w:tcW w:w="1586" w:type="dxa"/>
          </w:tcPr>
          <w:p w14:paraId="59F7FB05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5.5</w:t>
            </w:r>
          </w:p>
        </w:tc>
        <w:tc>
          <w:tcPr>
            <w:tcW w:w="1586" w:type="dxa"/>
          </w:tcPr>
          <w:p w14:paraId="1965D938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4A8C45B6" w14:textId="77777777" w:rsidTr="00126B18">
        <w:tc>
          <w:tcPr>
            <w:tcW w:w="1586" w:type="dxa"/>
            <w:vMerge/>
          </w:tcPr>
          <w:p w14:paraId="1C048A9F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  <w:tc>
          <w:tcPr>
            <w:tcW w:w="1586" w:type="dxa"/>
          </w:tcPr>
          <w:p w14:paraId="7546A3D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A</w:t>
            </w:r>
            <w:r w:rsidRPr="00656A3A">
              <w:rPr>
                <w:rFonts w:ascii="Apple Braille" w:hAnsi="Apple Braille"/>
                <w:sz w:val="18"/>
                <w:szCs w:val="18"/>
              </w:rPr>
              <w:t>VDD</w:t>
            </w:r>
          </w:p>
        </w:tc>
        <w:tc>
          <w:tcPr>
            <w:tcW w:w="1586" w:type="dxa"/>
          </w:tcPr>
          <w:p w14:paraId="32086425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-0.3</w:t>
            </w:r>
          </w:p>
        </w:tc>
        <w:tc>
          <w:tcPr>
            <w:tcW w:w="1586" w:type="dxa"/>
          </w:tcPr>
          <w:p w14:paraId="06F6AECB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3</w:t>
            </w:r>
            <w:r>
              <w:rPr>
                <w:rFonts w:ascii="Apple Braille" w:hAnsi="Apple Braille"/>
                <w:sz w:val="18"/>
                <w:szCs w:val="18"/>
              </w:rPr>
              <w:t>.63</w:t>
            </w:r>
          </w:p>
        </w:tc>
        <w:tc>
          <w:tcPr>
            <w:tcW w:w="1586" w:type="dxa"/>
          </w:tcPr>
          <w:p w14:paraId="409C62EF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00972EB4" w14:textId="77777777" w:rsidTr="00126B18">
        <w:tc>
          <w:tcPr>
            <w:tcW w:w="1586" w:type="dxa"/>
            <w:vMerge/>
          </w:tcPr>
          <w:p w14:paraId="025B3DA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  <w:tc>
          <w:tcPr>
            <w:tcW w:w="1586" w:type="dxa"/>
          </w:tcPr>
          <w:p w14:paraId="0157C2D3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V</w:t>
            </w:r>
            <w:r>
              <w:rPr>
                <w:rFonts w:ascii="Apple Braille" w:hAnsi="Apple Braille"/>
                <w:sz w:val="18"/>
                <w:szCs w:val="18"/>
              </w:rPr>
              <w:t>DD_IP33</w:t>
            </w:r>
          </w:p>
        </w:tc>
        <w:tc>
          <w:tcPr>
            <w:tcW w:w="1586" w:type="dxa"/>
          </w:tcPr>
          <w:p w14:paraId="1ED9C5C4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-0.3</w:t>
            </w:r>
          </w:p>
        </w:tc>
        <w:tc>
          <w:tcPr>
            <w:tcW w:w="1586" w:type="dxa"/>
          </w:tcPr>
          <w:p w14:paraId="2384A1A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3</w:t>
            </w:r>
            <w:r>
              <w:rPr>
                <w:rFonts w:ascii="Apple Braille" w:hAnsi="Apple Braille"/>
                <w:sz w:val="18"/>
                <w:szCs w:val="18"/>
              </w:rPr>
              <w:t>.63</w:t>
            </w:r>
          </w:p>
        </w:tc>
        <w:tc>
          <w:tcPr>
            <w:tcW w:w="1586" w:type="dxa"/>
          </w:tcPr>
          <w:p w14:paraId="323A45DE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070570F6" w14:textId="77777777" w:rsidTr="00126B18">
        <w:tc>
          <w:tcPr>
            <w:tcW w:w="1586" w:type="dxa"/>
            <w:vMerge/>
          </w:tcPr>
          <w:p w14:paraId="42E77171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  <w:tc>
          <w:tcPr>
            <w:tcW w:w="1586" w:type="dxa"/>
          </w:tcPr>
          <w:p w14:paraId="43F7C72B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V</w:t>
            </w:r>
            <w:r>
              <w:rPr>
                <w:rFonts w:ascii="Apple Braille" w:hAnsi="Apple Braille"/>
                <w:sz w:val="18"/>
                <w:szCs w:val="18"/>
              </w:rPr>
              <w:t>DD_IO33</w:t>
            </w:r>
          </w:p>
        </w:tc>
        <w:tc>
          <w:tcPr>
            <w:tcW w:w="1586" w:type="dxa"/>
          </w:tcPr>
          <w:p w14:paraId="13A0926B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-0.3</w:t>
            </w:r>
          </w:p>
        </w:tc>
        <w:tc>
          <w:tcPr>
            <w:tcW w:w="1586" w:type="dxa"/>
          </w:tcPr>
          <w:p w14:paraId="121DC58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3</w:t>
            </w:r>
            <w:r>
              <w:rPr>
                <w:rFonts w:ascii="Apple Braille" w:hAnsi="Apple Braille"/>
                <w:sz w:val="18"/>
                <w:szCs w:val="18"/>
              </w:rPr>
              <w:t>.63</w:t>
            </w:r>
          </w:p>
        </w:tc>
        <w:tc>
          <w:tcPr>
            <w:tcW w:w="1586" w:type="dxa"/>
          </w:tcPr>
          <w:p w14:paraId="1B2F776E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10592484" w14:textId="77777777" w:rsidTr="00126B18">
        <w:tc>
          <w:tcPr>
            <w:tcW w:w="1586" w:type="dxa"/>
            <w:vMerge/>
          </w:tcPr>
          <w:p w14:paraId="76CB311B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  <w:tc>
          <w:tcPr>
            <w:tcW w:w="1586" w:type="dxa"/>
          </w:tcPr>
          <w:p w14:paraId="6C27CB4C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V</w:t>
            </w:r>
            <w:r>
              <w:rPr>
                <w:rFonts w:ascii="Apple Braille" w:hAnsi="Apple Braille"/>
                <w:sz w:val="18"/>
                <w:szCs w:val="18"/>
              </w:rPr>
              <w:t>DD_OPM</w:t>
            </w:r>
          </w:p>
        </w:tc>
        <w:tc>
          <w:tcPr>
            <w:tcW w:w="1586" w:type="dxa"/>
          </w:tcPr>
          <w:p w14:paraId="4DAF116E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-</w:t>
            </w:r>
            <w:r>
              <w:rPr>
                <w:rFonts w:ascii="Apple Braille" w:hAnsi="Apple Braille"/>
                <w:sz w:val="18"/>
                <w:szCs w:val="18"/>
              </w:rPr>
              <w:t>0.3</w:t>
            </w:r>
          </w:p>
        </w:tc>
        <w:tc>
          <w:tcPr>
            <w:tcW w:w="1586" w:type="dxa"/>
          </w:tcPr>
          <w:p w14:paraId="503C755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3</w:t>
            </w:r>
            <w:r>
              <w:rPr>
                <w:rFonts w:ascii="Apple Braille" w:hAnsi="Apple Braille"/>
                <w:sz w:val="18"/>
                <w:szCs w:val="18"/>
              </w:rPr>
              <w:t>.63</w:t>
            </w:r>
          </w:p>
        </w:tc>
        <w:tc>
          <w:tcPr>
            <w:tcW w:w="1586" w:type="dxa"/>
          </w:tcPr>
          <w:p w14:paraId="3A6D5B6C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1FB38FB2" w14:textId="77777777" w:rsidTr="00126B18">
        <w:tc>
          <w:tcPr>
            <w:tcW w:w="1586" w:type="dxa"/>
          </w:tcPr>
          <w:p w14:paraId="70572532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/>
                <w:sz w:val="18"/>
                <w:szCs w:val="18"/>
              </w:rPr>
              <w:t>Ambient Temperature</w:t>
            </w:r>
          </w:p>
        </w:tc>
        <w:tc>
          <w:tcPr>
            <w:tcW w:w="1586" w:type="dxa"/>
          </w:tcPr>
          <w:p w14:paraId="5A3AF2D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T</w:t>
            </w:r>
            <w:r w:rsidRPr="00656A3A">
              <w:rPr>
                <w:rFonts w:ascii="Apple Braille" w:hAnsi="Apple Braille"/>
                <w:sz w:val="18"/>
                <w:szCs w:val="18"/>
              </w:rPr>
              <w:t>a</w:t>
            </w:r>
          </w:p>
        </w:tc>
        <w:tc>
          <w:tcPr>
            <w:tcW w:w="1586" w:type="dxa"/>
          </w:tcPr>
          <w:p w14:paraId="2281F4F3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</w:t>
            </w:r>
            <w:r w:rsidRPr="00656A3A">
              <w:rPr>
                <w:rFonts w:ascii="Apple Braille" w:hAnsi="Apple Braille"/>
                <w:sz w:val="18"/>
                <w:szCs w:val="18"/>
              </w:rPr>
              <w:t>20</w:t>
            </w:r>
          </w:p>
        </w:tc>
        <w:tc>
          <w:tcPr>
            <w:tcW w:w="1586" w:type="dxa"/>
          </w:tcPr>
          <w:p w14:paraId="6E9ECA84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+</w:t>
            </w:r>
            <w:r w:rsidRPr="00656A3A">
              <w:rPr>
                <w:rFonts w:ascii="Apple Braille" w:hAnsi="Apple Braille"/>
                <w:sz w:val="18"/>
                <w:szCs w:val="18"/>
              </w:rPr>
              <w:t>80</w:t>
            </w:r>
          </w:p>
        </w:tc>
        <w:tc>
          <w:tcPr>
            <w:tcW w:w="1586" w:type="dxa"/>
          </w:tcPr>
          <w:p w14:paraId="5CCC2BA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°</w:t>
            </w:r>
            <w:r w:rsidRPr="00656A3A">
              <w:rPr>
                <w:rFonts w:ascii="Apple Braille" w:hAnsi="Apple Braille"/>
                <w:sz w:val="18"/>
                <w:szCs w:val="18"/>
              </w:rPr>
              <w:t>C</w:t>
            </w:r>
          </w:p>
        </w:tc>
      </w:tr>
      <w:tr w:rsidR="004460D2" w14:paraId="4C003D4E" w14:textId="77777777" w:rsidTr="00126B18">
        <w:tc>
          <w:tcPr>
            <w:tcW w:w="1586" w:type="dxa"/>
            <w:vMerge w:val="restart"/>
            <w:vAlign w:val="center"/>
          </w:tcPr>
          <w:p w14:paraId="469C53F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/>
                <w:sz w:val="18"/>
                <w:szCs w:val="18"/>
              </w:rPr>
              <w:t>ESD</w:t>
            </w:r>
          </w:p>
        </w:tc>
        <w:tc>
          <w:tcPr>
            <w:tcW w:w="1586" w:type="dxa"/>
          </w:tcPr>
          <w:p w14:paraId="764DFC53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H</w:t>
            </w:r>
            <w:r w:rsidRPr="00656A3A">
              <w:rPr>
                <w:rFonts w:ascii="Apple Braille" w:hAnsi="Apple Braille"/>
                <w:sz w:val="18"/>
                <w:szCs w:val="18"/>
              </w:rPr>
              <w:t>BM</w:t>
            </w:r>
          </w:p>
        </w:tc>
        <w:tc>
          <w:tcPr>
            <w:tcW w:w="1586" w:type="dxa"/>
          </w:tcPr>
          <w:p w14:paraId="28D5F4F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</w:t>
            </w:r>
            <w:r w:rsidRPr="00656A3A">
              <w:rPr>
                <w:rFonts w:ascii="Apple Braille" w:hAnsi="Apple Braille"/>
                <w:sz w:val="18"/>
                <w:szCs w:val="18"/>
              </w:rPr>
              <w:t>2000</w:t>
            </w:r>
          </w:p>
        </w:tc>
        <w:tc>
          <w:tcPr>
            <w:tcW w:w="1586" w:type="dxa"/>
          </w:tcPr>
          <w:p w14:paraId="33226D89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+</w:t>
            </w:r>
            <w:r w:rsidRPr="00656A3A">
              <w:rPr>
                <w:rFonts w:ascii="Apple Braille" w:hAnsi="Apple Braille"/>
                <w:sz w:val="18"/>
                <w:szCs w:val="18"/>
              </w:rPr>
              <w:t>2000</w:t>
            </w:r>
          </w:p>
        </w:tc>
        <w:tc>
          <w:tcPr>
            <w:tcW w:w="1586" w:type="dxa"/>
          </w:tcPr>
          <w:p w14:paraId="4AD0EC26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0A2655FB" w14:textId="77777777" w:rsidTr="00126B18">
        <w:tc>
          <w:tcPr>
            <w:tcW w:w="1586" w:type="dxa"/>
            <w:vMerge/>
          </w:tcPr>
          <w:p w14:paraId="403CA876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  <w:tc>
          <w:tcPr>
            <w:tcW w:w="1586" w:type="dxa"/>
          </w:tcPr>
          <w:p w14:paraId="72178983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C</w:t>
            </w:r>
            <w:r w:rsidRPr="00656A3A">
              <w:rPr>
                <w:rFonts w:ascii="Apple Braille" w:hAnsi="Apple Braille"/>
                <w:sz w:val="18"/>
                <w:szCs w:val="18"/>
              </w:rPr>
              <w:t>MD</w:t>
            </w:r>
          </w:p>
        </w:tc>
        <w:tc>
          <w:tcPr>
            <w:tcW w:w="1586" w:type="dxa"/>
          </w:tcPr>
          <w:p w14:paraId="0C034DD8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</w:t>
            </w:r>
            <w:r w:rsidRPr="00656A3A">
              <w:rPr>
                <w:rFonts w:ascii="Apple Braille" w:hAnsi="Apple Braille"/>
                <w:sz w:val="18"/>
                <w:szCs w:val="18"/>
              </w:rPr>
              <w:t>500</w:t>
            </w:r>
          </w:p>
        </w:tc>
        <w:tc>
          <w:tcPr>
            <w:tcW w:w="1586" w:type="dxa"/>
          </w:tcPr>
          <w:p w14:paraId="75CE16A1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+</w:t>
            </w:r>
            <w:r w:rsidRPr="00656A3A">
              <w:rPr>
                <w:rFonts w:ascii="Apple Braille" w:hAnsi="Apple Braille"/>
                <w:sz w:val="18"/>
                <w:szCs w:val="18"/>
              </w:rPr>
              <w:t>500</w:t>
            </w:r>
          </w:p>
        </w:tc>
        <w:tc>
          <w:tcPr>
            <w:tcW w:w="1586" w:type="dxa"/>
          </w:tcPr>
          <w:p w14:paraId="7E472368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</w:tbl>
    <w:p w14:paraId="7BBD21C5" w14:textId="77777777" w:rsidR="004460D2" w:rsidRPr="00353BDC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21C58D7C" w14:textId="77777777" w:rsidR="004460D2" w:rsidRPr="00D5776F" w:rsidRDefault="004460D2" w:rsidP="004460D2">
      <w:pPr>
        <w:pStyle w:val="ae"/>
        <w:numPr>
          <w:ilvl w:val="0"/>
          <w:numId w:val="1"/>
        </w:numPr>
        <w:ind w:left="360" w:firstLineChars="0" w:hanging="360"/>
        <w:outlineLvl w:val="0"/>
        <w:rPr>
          <w:rFonts w:ascii="Apple Braille" w:hAnsi="Apple Braille"/>
          <w:b/>
          <w:bCs/>
          <w:szCs w:val="21"/>
        </w:rPr>
      </w:pPr>
      <w:bookmarkStart w:id="387" w:name="_Toc44431342"/>
      <w:bookmarkStart w:id="388" w:name="_Toc72260301"/>
      <w:r w:rsidRPr="00D5776F">
        <w:rPr>
          <w:rFonts w:ascii="Apple Braille" w:hAnsi="Apple Braille"/>
          <w:b/>
          <w:bCs/>
          <w:szCs w:val="21"/>
        </w:rPr>
        <w:t>System bus structure:</w:t>
      </w:r>
      <w:bookmarkEnd w:id="387"/>
      <w:bookmarkEnd w:id="388"/>
    </w:p>
    <w:p w14:paraId="4881B8CA" w14:textId="77777777" w:rsidR="00D5776F" w:rsidRDefault="00D5776F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5EAE57FF" w14:textId="6702926B" w:rsidR="003D5E8E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 w:rsidRPr="00890EBC">
        <w:rPr>
          <w:rFonts w:ascii="Apple Braille" w:hAnsi="Apple Braille"/>
          <w:szCs w:val="21"/>
        </w:rPr>
        <w:t xml:space="preserve">The following figure shows the multi-layer bus matrix, where </w:t>
      </w:r>
      <w:r w:rsidR="000F10D7">
        <w:rPr>
          <w:rFonts w:ascii="Apple Braille" w:hAnsi="Apple Braille"/>
          <w:szCs w:val="21"/>
        </w:rPr>
        <w:t>HiFi3</w:t>
      </w:r>
      <w:r w:rsidRPr="00890EBC">
        <w:rPr>
          <w:rFonts w:ascii="Apple Braille" w:hAnsi="Apple Braille"/>
          <w:szCs w:val="21"/>
        </w:rPr>
        <w:t>, DMA</w:t>
      </w:r>
      <w:r w:rsidR="000F10D7">
        <w:rPr>
          <w:rFonts w:ascii="Apple Braille" w:hAnsi="Apple Braille"/>
          <w:szCs w:val="21"/>
        </w:rPr>
        <w:t>,</w:t>
      </w:r>
      <w:r w:rsidRPr="00890EBC">
        <w:rPr>
          <w:rFonts w:ascii="Apple Braille" w:hAnsi="Apple Braille"/>
          <w:szCs w:val="21"/>
        </w:rPr>
        <w:t xml:space="preserve"> and ROM, </w:t>
      </w:r>
      <w:r>
        <w:rPr>
          <w:rFonts w:ascii="Apple Braille" w:hAnsi="Apple Braille"/>
          <w:szCs w:val="21"/>
        </w:rPr>
        <w:t xml:space="preserve">SPI </w:t>
      </w:r>
      <w:r w:rsidR="000F10D7">
        <w:rPr>
          <w:rFonts w:ascii="Apple Braille" w:hAnsi="Apple Braille"/>
          <w:szCs w:val="21"/>
        </w:rPr>
        <w:t>Flash</w:t>
      </w:r>
      <w:r>
        <w:rPr>
          <w:rFonts w:ascii="Apple Braille" w:hAnsi="Apple Braille"/>
          <w:szCs w:val="21"/>
        </w:rPr>
        <w:t xml:space="preserve"> controller, </w:t>
      </w:r>
      <w:r w:rsidR="000F10D7">
        <w:rPr>
          <w:rFonts w:ascii="Apple Braille" w:hAnsi="Apple Braille"/>
          <w:szCs w:val="21"/>
        </w:rPr>
        <w:t>Codec</w:t>
      </w:r>
      <w:r>
        <w:rPr>
          <w:rFonts w:ascii="Apple Braille" w:hAnsi="Apple Braille"/>
          <w:szCs w:val="21"/>
        </w:rPr>
        <w:t xml:space="preserve"> data, BQ filter</w:t>
      </w:r>
      <w:r w:rsidR="000F10D7">
        <w:rPr>
          <w:rFonts w:ascii="Apple Braille" w:hAnsi="Apple Braille"/>
          <w:szCs w:val="21"/>
        </w:rPr>
        <w:t>,</w:t>
      </w:r>
      <w:r>
        <w:rPr>
          <w:rFonts w:ascii="Apple Braille" w:hAnsi="Apple Braille"/>
          <w:szCs w:val="21"/>
        </w:rPr>
        <w:t xml:space="preserve"> </w:t>
      </w:r>
      <w:r w:rsidRPr="00890EBC">
        <w:rPr>
          <w:rFonts w:ascii="Apple Braille" w:hAnsi="Apple Braille"/>
          <w:szCs w:val="21"/>
        </w:rPr>
        <w:t xml:space="preserve">and peripherals are slaves. I-RAM and D-RAM are TCM type SRAM with 1 cycle operation. </w:t>
      </w:r>
      <w:r>
        <w:rPr>
          <w:rFonts w:ascii="Apple Braille" w:hAnsi="Apple Braille"/>
          <w:szCs w:val="21"/>
        </w:rPr>
        <w:t>6</w:t>
      </w:r>
      <w:r>
        <w:rPr>
          <w:rFonts w:ascii="Apple Braille" w:hAnsi="Apple Braille" w:hint="eastAsia"/>
          <w:szCs w:val="21"/>
        </w:rPr>
        <w:t>4</w:t>
      </w:r>
      <w:r w:rsidRPr="00890EBC">
        <w:rPr>
          <w:rFonts w:ascii="Apple Braille" w:hAnsi="Apple Braille"/>
          <w:szCs w:val="21"/>
        </w:rPr>
        <w:t xml:space="preserve">KB </w:t>
      </w:r>
      <w:r>
        <w:rPr>
          <w:rFonts w:ascii="Apple Braille" w:hAnsi="Apple Braille"/>
          <w:szCs w:val="21"/>
        </w:rPr>
        <w:t>RO</w:t>
      </w:r>
      <w:r w:rsidRPr="00890EBC">
        <w:rPr>
          <w:rFonts w:ascii="Apple Braille" w:hAnsi="Apple Braille"/>
          <w:szCs w:val="21"/>
        </w:rPr>
        <w:t xml:space="preserve">M is </w:t>
      </w:r>
      <w:r>
        <w:rPr>
          <w:rFonts w:ascii="Apple Braille" w:hAnsi="Apple Braille"/>
          <w:szCs w:val="21"/>
        </w:rPr>
        <w:t>used for system boot</w:t>
      </w:r>
      <w:r w:rsidRPr="00890EBC">
        <w:rPr>
          <w:rFonts w:ascii="Apple Braille" w:hAnsi="Apple Braille"/>
          <w:szCs w:val="21"/>
        </w:rPr>
        <w:t>.</w:t>
      </w:r>
      <w:r>
        <w:rPr>
          <w:rFonts w:ascii="Apple Braille" w:hAnsi="Apple Braille"/>
          <w:szCs w:val="21"/>
        </w:rPr>
        <w:t xml:space="preserve"> </w:t>
      </w:r>
      <w:r w:rsidR="00B51A4E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 xml:space="preserve">Hardware BQ filter is connected on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>AHB bus.</w:t>
      </w:r>
    </w:p>
    <w:p w14:paraId="2EC990A8" w14:textId="77777777" w:rsidR="004460D2" w:rsidRPr="00B51A4E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1285BFBF" w14:textId="375D8A94" w:rsidR="004460D2" w:rsidRDefault="00BA4625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noProof/>
          <w:szCs w:val="21"/>
        </w:rPr>
        <w:drawing>
          <wp:inline distT="0" distB="0" distL="0" distR="0" wp14:anchorId="2425AC14" wp14:editId="56049B27">
            <wp:extent cx="4987636" cy="460251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42" cy="462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0D2" w:rsidRPr="00890EBC">
        <w:rPr>
          <w:rFonts w:ascii="Apple Braille" w:hAnsi="Apple Braille"/>
          <w:szCs w:val="21"/>
        </w:rPr>
        <w:lastRenderedPageBreak/>
        <w:t>Here are AHB and AHP peripherals:</w:t>
      </w:r>
    </w:p>
    <w:p w14:paraId="07F82FAF" w14:textId="77777777" w:rsidR="003D5E8E" w:rsidRPr="00530695" w:rsidRDefault="003D5E8E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3019B963" w14:textId="45146F5C" w:rsidR="004460D2" w:rsidRDefault="00BA4625" w:rsidP="004460D2">
      <w:pPr>
        <w:pStyle w:val="ae"/>
        <w:ind w:left="425" w:firstLineChars="0" w:firstLine="0"/>
        <w:rPr>
          <w:rFonts w:ascii="Apple Braille" w:hAnsi="Apple Braille"/>
          <w:b/>
          <w:bCs/>
          <w:szCs w:val="21"/>
        </w:rPr>
      </w:pPr>
      <w:r>
        <w:rPr>
          <w:rFonts w:ascii="Apple Braille" w:hAnsi="Apple Braille" w:hint="eastAsia"/>
          <w:b/>
          <w:bCs/>
          <w:noProof/>
          <w:szCs w:val="21"/>
        </w:rPr>
        <w:drawing>
          <wp:inline distT="0" distB="0" distL="0" distR="0" wp14:anchorId="6A379948" wp14:editId="51AC0DEB">
            <wp:extent cx="5264150" cy="3018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CAE0" w14:textId="77777777" w:rsidR="004460D2" w:rsidRPr="00890EBC" w:rsidRDefault="004460D2" w:rsidP="004460D2">
      <w:pPr>
        <w:pStyle w:val="ae"/>
        <w:ind w:left="425" w:firstLineChars="0" w:firstLine="0"/>
        <w:rPr>
          <w:rFonts w:ascii="Apple Braille" w:hAnsi="Apple Braille"/>
          <w:b/>
          <w:bCs/>
          <w:szCs w:val="21"/>
        </w:rPr>
      </w:pPr>
    </w:p>
    <w:p w14:paraId="5518F141" w14:textId="77777777" w:rsidR="004460D2" w:rsidRPr="00D5776F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389" w:name="_Toc44431343"/>
      <w:bookmarkStart w:id="390" w:name="_Toc72260302"/>
      <w:r w:rsidRPr="00D5776F">
        <w:rPr>
          <w:rFonts w:ascii="Apple Braille" w:hAnsi="Apple Braille"/>
          <w:b/>
          <w:bCs/>
          <w:szCs w:val="21"/>
        </w:rPr>
        <w:t>Data processing flow:</w:t>
      </w:r>
      <w:bookmarkEnd w:id="389"/>
      <w:bookmarkEnd w:id="390"/>
    </w:p>
    <w:p w14:paraId="77B776D5" w14:textId="77777777" w:rsidR="00D5776F" w:rsidRDefault="00D5776F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4AB3E734" w14:textId="745CE198" w:rsidR="004460D2" w:rsidRDefault="00BA4625" w:rsidP="00FF20AE">
      <w:pPr>
        <w:pStyle w:val="ae"/>
        <w:ind w:left="425" w:firstLineChars="0" w:firstLine="0"/>
        <w:jc w:val="center"/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drawing>
          <wp:inline distT="0" distB="0" distL="0" distR="0" wp14:anchorId="5829FE38" wp14:editId="218F74A1">
            <wp:extent cx="2526492" cy="30572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380" cy="30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A216" w14:textId="7E1B7985" w:rsidR="004460D2" w:rsidRPr="00525AEC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 w:rsidRPr="00525AEC">
        <w:rPr>
          <w:rFonts w:ascii="Apple Braille" w:hAnsi="Apple Braille" w:hint="eastAsia"/>
          <w:szCs w:val="21"/>
        </w:rPr>
        <w:t>T</w:t>
      </w:r>
      <w:r w:rsidRPr="00525AEC">
        <w:rPr>
          <w:rFonts w:ascii="Apple Braille" w:hAnsi="Apple Braille"/>
          <w:szCs w:val="21"/>
        </w:rPr>
        <w:t xml:space="preserve">he </w:t>
      </w:r>
      <w:r>
        <w:rPr>
          <w:rFonts w:ascii="Apple Braille" w:hAnsi="Apple Braille"/>
          <w:szCs w:val="21"/>
        </w:rPr>
        <w:t>above</w:t>
      </w:r>
      <w:r w:rsidRPr="00525AEC">
        <w:rPr>
          <w:rFonts w:ascii="Apple Braille" w:hAnsi="Apple Braille"/>
          <w:szCs w:val="21"/>
        </w:rPr>
        <w:t xml:space="preserve"> figure shows the data flow with I</w:t>
      </w:r>
      <w:r w:rsidRPr="00906CE5">
        <w:rPr>
          <w:rFonts w:ascii="Apple Braille" w:hAnsi="Apple Braille"/>
          <w:szCs w:val="21"/>
          <w:vertAlign w:val="superscript"/>
        </w:rPr>
        <w:t>2</w:t>
      </w:r>
      <w:r w:rsidRPr="00525AEC">
        <w:rPr>
          <w:rFonts w:ascii="Apple Braille" w:hAnsi="Apple Braille"/>
          <w:szCs w:val="21"/>
        </w:rPr>
        <w:t xml:space="preserve">S as </w:t>
      </w:r>
      <w:r w:rsidR="000F10D7">
        <w:rPr>
          <w:rFonts w:ascii="Apple Braille" w:hAnsi="Apple Braille"/>
          <w:szCs w:val="21"/>
        </w:rPr>
        <w:t xml:space="preserve">the </w:t>
      </w:r>
      <w:r w:rsidRPr="00525AEC">
        <w:rPr>
          <w:rFonts w:ascii="Apple Braille" w:hAnsi="Apple Braille"/>
          <w:szCs w:val="21"/>
        </w:rPr>
        <w:t xml:space="preserve">interface </w:t>
      </w:r>
      <w:r>
        <w:rPr>
          <w:rFonts w:ascii="Apple Braille" w:hAnsi="Apple Braille"/>
          <w:szCs w:val="21"/>
        </w:rPr>
        <w:t>to</w:t>
      </w:r>
      <w:r w:rsidRPr="00525AEC">
        <w:rPr>
          <w:rFonts w:ascii="Apple Braille" w:hAnsi="Apple Braille"/>
          <w:szCs w:val="21"/>
        </w:rPr>
        <w:t xml:space="preserve"> </w:t>
      </w:r>
      <w:r w:rsidR="000F10D7">
        <w:rPr>
          <w:rFonts w:ascii="Apple Braille" w:hAnsi="Apple Braille"/>
          <w:szCs w:val="21"/>
        </w:rPr>
        <w:t>HiFi3 core</w:t>
      </w:r>
      <w:r w:rsidRPr="00525AEC">
        <w:rPr>
          <w:rFonts w:ascii="Apple Braille" w:hAnsi="Apple Braille"/>
          <w:szCs w:val="21"/>
        </w:rPr>
        <w:t xml:space="preserve">. This is the </w:t>
      </w:r>
      <w:r>
        <w:rPr>
          <w:rFonts w:ascii="Apple Braille" w:hAnsi="Apple Braille"/>
          <w:szCs w:val="21"/>
        </w:rPr>
        <w:t xml:space="preserve">application </w:t>
      </w:r>
      <w:r w:rsidRPr="00525AEC">
        <w:rPr>
          <w:rFonts w:ascii="Apple Braille" w:hAnsi="Apple Braille"/>
          <w:szCs w:val="21"/>
        </w:rPr>
        <w:t xml:space="preserve">case </w:t>
      </w:r>
      <w:r>
        <w:rPr>
          <w:rFonts w:ascii="Apple Braille" w:hAnsi="Apple Braille"/>
          <w:szCs w:val="21"/>
        </w:rPr>
        <w:t>for</w:t>
      </w:r>
      <w:r w:rsidRPr="00525AEC">
        <w:rPr>
          <w:rFonts w:ascii="Apple Braille" w:hAnsi="Apple Braille"/>
          <w:szCs w:val="21"/>
        </w:rPr>
        <w:t xml:space="preserve"> Bluetooth headset, or the case of beamforming voice command product.</w:t>
      </w:r>
    </w:p>
    <w:p w14:paraId="568C0AEB" w14:textId="77777777" w:rsidR="004460D2" w:rsidRPr="00CF4C08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558BCCFC" w14:textId="17A31359" w:rsidR="004460D2" w:rsidRPr="00D5776F" w:rsidRDefault="000F10D7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391" w:name="_Toc44431344"/>
      <w:bookmarkStart w:id="392" w:name="_Toc72260303"/>
      <w:r w:rsidRPr="00D5776F">
        <w:rPr>
          <w:rFonts w:ascii="Apple Braille" w:hAnsi="Apple Braille"/>
          <w:b/>
          <w:bCs/>
          <w:szCs w:val="21"/>
        </w:rPr>
        <w:t xml:space="preserve">HiFi3 core </w:t>
      </w:r>
      <w:r w:rsidR="004460D2" w:rsidRPr="00D5776F">
        <w:rPr>
          <w:rFonts w:ascii="Apple Braille" w:hAnsi="Apple Braille"/>
          <w:b/>
          <w:bCs/>
          <w:szCs w:val="21"/>
        </w:rPr>
        <w:t>specification:</w:t>
      </w:r>
      <w:bookmarkEnd w:id="391"/>
      <w:bookmarkEnd w:id="392"/>
    </w:p>
    <w:p w14:paraId="28B0DFF5" w14:textId="77777777" w:rsidR="00D5776F" w:rsidRDefault="00D5776F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15BB6AAA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227E4D">
        <w:rPr>
          <w:rFonts w:ascii="Apple Braille" w:hAnsi="Apple Braille"/>
          <w:szCs w:val="21"/>
        </w:rPr>
        <w:t xml:space="preserve">A powerful Cadence H3Fi3 core is used for system control and audio digital signal </w:t>
      </w:r>
      <w:r w:rsidRPr="00227E4D">
        <w:rPr>
          <w:rFonts w:ascii="Apple Braille" w:hAnsi="Apple Braille"/>
          <w:szCs w:val="21"/>
        </w:rPr>
        <w:lastRenderedPageBreak/>
        <w:t xml:space="preserve">processing. </w:t>
      </w:r>
      <w:r>
        <w:rPr>
          <w:rFonts w:ascii="Apple Braille" w:hAnsi="Apple Braille"/>
          <w:szCs w:val="21"/>
        </w:rPr>
        <w:t>The following figure shows the HiFi3 architecture</w:t>
      </w:r>
      <w:r>
        <w:rPr>
          <w:rFonts w:ascii="Apple Braille" w:hAnsi="Apple Braille" w:hint="eastAsia"/>
          <w:szCs w:val="21"/>
        </w:rPr>
        <w:t>.</w:t>
      </w:r>
    </w:p>
    <w:p w14:paraId="26609E97" w14:textId="486A0B5B" w:rsidR="004460D2" w:rsidRDefault="004E68F8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drawing>
          <wp:inline distT="0" distB="0" distL="0" distR="0" wp14:anchorId="7D3DB1DB" wp14:editId="6010F388">
            <wp:extent cx="5044220" cy="2543078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405" cy="255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D7B4" w14:textId="011CAB16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227E4D">
        <w:rPr>
          <w:rFonts w:ascii="Apple Braille" w:hAnsi="Apple Braille"/>
          <w:szCs w:val="21"/>
        </w:rPr>
        <w:t>The following table shows the key features and configuration</w:t>
      </w:r>
      <w:r>
        <w:rPr>
          <w:rFonts w:ascii="Apple Braille" w:hAnsi="Apple Braille"/>
          <w:szCs w:val="21"/>
        </w:rPr>
        <w:t xml:space="preserve"> of </w:t>
      </w:r>
      <w:r w:rsidR="000F10D7">
        <w:rPr>
          <w:rFonts w:ascii="Apple Braille" w:hAnsi="Apple Braille"/>
          <w:szCs w:val="21"/>
        </w:rPr>
        <w:t xml:space="preserve">the HiFi3 </w:t>
      </w:r>
      <w:r>
        <w:rPr>
          <w:rFonts w:ascii="Apple Braille" w:hAnsi="Apple Braille"/>
          <w:szCs w:val="21"/>
        </w:rPr>
        <w:t>core</w:t>
      </w:r>
      <w:r w:rsidRPr="00227E4D">
        <w:rPr>
          <w:rFonts w:ascii="Apple Braille" w:hAnsi="Apple Braille"/>
          <w:szCs w:val="21"/>
        </w:rPr>
        <w:t>:</w:t>
      </w:r>
    </w:p>
    <w:tbl>
      <w:tblPr>
        <w:tblW w:w="7857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2"/>
        <w:gridCol w:w="2613"/>
        <w:gridCol w:w="3402"/>
      </w:tblGrid>
      <w:tr w:rsidR="004460D2" w:rsidRPr="005F0E3C" w14:paraId="082B5519" w14:textId="77777777" w:rsidTr="00126B18">
        <w:tc>
          <w:tcPr>
            <w:tcW w:w="1842" w:type="dxa"/>
          </w:tcPr>
          <w:p w14:paraId="1F64BFC1" w14:textId="77777777" w:rsidR="004460D2" w:rsidRPr="005F0E3C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Item</w:t>
            </w:r>
          </w:p>
        </w:tc>
        <w:tc>
          <w:tcPr>
            <w:tcW w:w="2613" w:type="dxa"/>
          </w:tcPr>
          <w:p w14:paraId="771D16BE" w14:textId="77777777" w:rsidR="004460D2" w:rsidRPr="005F0E3C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Specification</w:t>
            </w:r>
          </w:p>
        </w:tc>
        <w:tc>
          <w:tcPr>
            <w:tcW w:w="3402" w:type="dxa"/>
          </w:tcPr>
          <w:p w14:paraId="31FE69BD" w14:textId="77777777" w:rsidR="004460D2" w:rsidRPr="005F0E3C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Comment</w:t>
            </w:r>
          </w:p>
        </w:tc>
      </w:tr>
      <w:tr w:rsidR="004460D2" w:rsidRPr="005F0E3C" w14:paraId="3734C03A" w14:textId="77777777" w:rsidTr="00126B18">
        <w:tc>
          <w:tcPr>
            <w:tcW w:w="1842" w:type="dxa"/>
          </w:tcPr>
          <w:p w14:paraId="016C66F8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eastAsia="Cambria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>Core</w:t>
            </w:r>
          </w:p>
        </w:tc>
        <w:tc>
          <w:tcPr>
            <w:tcW w:w="2613" w:type="dxa"/>
          </w:tcPr>
          <w:p w14:paraId="36B6E520" w14:textId="77777777" w:rsidR="004460D2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Cadence HiFi3</w:t>
            </w:r>
          </w:p>
          <w:p w14:paraId="2180DCD6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proofErr w:type="gramStart"/>
            <w:r>
              <w:rPr>
                <w:rFonts w:ascii="Apple Braille" w:hAnsi="Apple Braille" w:hint="eastAsia"/>
                <w:sz w:val="20"/>
                <w:szCs w:val="20"/>
              </w:rPr>
              <w:t>3</w:t>
            </w:r>
            <w:r>
              <w:rPr>
                <w:rFonts w:ascii="Apple Braille" w:hAnsi="Apple Braille"/>
                <w:sz w:val="20"/>
                <w:szCs w:val="20"/>
              </w:rPr>
              <w:t>2 bit</w:t>
            </w:r>
            <w:proofErr w:type="gramEnd"/>
            <w:r>
              <w:rPr>
                <w:rFonts w:ascii="Apple Braille" w:hAnsi="Apple Braille"/>
                <w:sz w:val="20"/>
                <w:szCs w:val="20"/>
              </w:rPr>
              <w:t xml:space="preserve"> instruction</w:t>
            </w:r>
          </w:p>
        </w:tc>
        <w:tc>
          <w:tcPr>
            <w:tcW w:w="3402" w:type="dxa"/>
          </w:tcPr>
          <w:p w14:paraId="67A4C55F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eastAsia="Cambria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>As system controller and audio signal processing</w:t>
            </w:r>
          </w:p>
        </w:tc>
      </w:tr>
      <w:tr w:rsidR="004460D2" w:rsidRPr="005F0E3C" w14:paraId="0280538E" w14:textId="77777777" w:rsidTr="00126B18">
        <w:tc>
          <w:tcPr>
            <w:tcW w:w="1842" w:type="dxa"/>
          </w:tcPr>
          <w:p w14:paraId="7DBF4E6D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Processor Clock</w:t>
            </w:r>
          </w:p>
        </w:tc>
        <w:tc>
          <w:tcPr>
            <w:tcW w:w="2613" w:type="dxa"/>
          </w:tcPr>
          <w:p w14:paraId="2F30B83D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Up to 200 MHz</w:t>
            </w:r>
          </w:p>
        </w:tc>
        <w:tc>
          <w:tcPr>
            <w:tcW w:w="3402" w:type="dxa"/>
          </w:tcPr>
          <w:p w14:paraId="7B18D3C0" w14:textId="43DC0E22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:rsidRPr="005F0E3C" w14:paraId="0BF8B41D" w14:textId="77777777" w:rsidTr="00126B18">
        <w:tc>
          <w:tcPr>
            <w:tcW w:w="1842" w:type="dxa"/>
          </w:tcPr>
          <w:p w14:paraId="10122A28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MAC</w:t>
            </w:r>
          </w:p>
        </w:tc>
        <w:tc>
          <w:tcPr>
            <w:tcW w:w="2613" w:type="dxa"/>
          </w:tcPr>
          <w:p w14:paraId="23E80386" w14:textId="6510D83A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MAC</w:t>
            </w:r>
          </w:p>
        </w:tc>
        <w:tc>
          <w:tcPr>
            <w:tcW w:w="3402" w:type="dxa"/>
          </w:tcPr>
          <w:p w14:paraId="16DBDEA2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:rsidRPr="005F0E3C" w14:paraId="592F18B1" w14:textId="77777777" w:rsidTr="00126B18">
        <w:tc>
          <w:tcPr>
            <w:tcW w:w="1842" w:type="dxa"/>
          </w:tcPr>
          <w:p w14:paraId="5F22660B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FPU</w:t>
            </w:r>
          </w:p>
        </w:tc>
        <w:tc>
          <w:tcPr>
            <w:tcW w:w="2613" w:type="dxa"/>
          </w:tcPr>
          <w:p w14:paraId="45B1A5F6" w14:textId="4BB8F064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 xml:space="preserve">Vector FPU, </w:t>
            </w:r>
            <w:r w:rsidR="000F10D7" w:rsidRPr="005F0E3C">
              <w:rPr>
                <w:rFonts w:ascii="Apple Braille" w:hAnsi="Apple Braille"/>
                <w:sz w:val="20"/>
                <w:szCs w:val="20"/>
              </w:rPr>
              <w:t>half</w:t>
            </w:r>
            <w:r w:rsidR="000F10D7">
              <w:rPr>
                <w:rFonts w:ascii="Apple Braille" w:hAnsi="Apple Braille"/>
                <w:sz w:val="20"/>
                <w:szCs w:val="20"/>
              </w:rPr>
              <w:t>-</w:t>
            </w:r>
            <w:r w:rsidRPr="005F0E3C">
              <w:rPr>
                <w:rFonts w:ascii="Apple Braille" w:hAnsi="Apple Braille"/>
                <w:sz w:val="20"/>
                <w:szCs w:val="20"/>
              </w:rPr>
              <w:t>precision</w:t>
            </w:r>
          </w:p>
        </w:tc>
        <w:tc>
          <w:tcPr>
            <w:tcW w:w="3402" w:type="dxa"/>
          </w:tcPr>
          <w:p w14:paraId="4B38B2C5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:rsidRPr="005F0E3C" w14:paraId="45B253C1" w14:textId="77777777" w:rsidTr="00126B18">
        <w:tc>
          <w:tcPr>
            <w:tcW w:w="1842" w:type="dxa"/>
          </w:tcPr>
          <w:p w14:paraId="7ED31211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SIMD</w:t>
            </w:r>
          </w:p>
        </w:tc>
        <w:tc>
          <w:tcPr>
            <w:tcW w:w="2613" w:type="dxa"/>
          </w:tcPr>
          <w:p w14:paraId="0269193B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eastAsia="Cambria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>Full type of operation</w:t>
            </w:r>
          </w:p>
        </w:tc>
        <w:tc>
          <w:tcPr>
            <w:tcW w:w="3402" w:type="dxa"/>
          </w:tcPr>
          <w:p w14:paraId="14F99413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:rsidRPr="005F0E3C" w14:paraId="38A8FEBE" w14:textId="77777777" w:rsidTr="00126B18">
        <w:tc>
          <w:tcPr>
            <w:tcW w:w="1842" w:type="dxa"/>
          </w:tcPr>
          <w:p w14:paraId="6543DC17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M</w:t>
            </w:r>
            <w:r>
              <w:rPr>
                <w:rFonts w:ascii="Apple Braille" w:hAnsi="Apple Braille"/>
                <w:sz w:val="20"/>
                <w:szCs w:val="20"/>
              </w:rPr>
              <w:t>IPS</w:t>
            </w:r>
          </w:p>
        </w:tc>
        <w:tc>
          <w:tcPr>
            <w:tcW w:w="2613" w:type="dxa"/>
          </w:tcPr>
          <w:p w14:paraId="775F5B68" w14:textId="77777777" w:rsidR="004460D2" w:rsidRPr="001F3FC8" w:rsidRDefault="004460D2" w:rsidP="00126B18">
            <w:pPr>
              <w:rPr>
                <w:rFonts w:ascii="Apple Braille" w:eastAsiaTheme="minorEastAsia" w:hAnsi="Apple Braille"/>
                <w:sz w:val="20"/>
                <w:szCs w:val="20"/>
              </w:rPr>
            </w:pPr>
            <w:r>
              <w:rPr>
                <w:rFonts w:ascii="Apple Braille" w:eastAsiaTheme="minorEastAsia" w:hAnsi="Apple Braille" w:hint="eastAsia"/>
                <w:sz w:val="20"/>
                <w:szCs w:val="20"/>
              </w:rPr>
              <w:t>6</w:t>
            </w:r>
            <w:r>
              <w:rPr>
                <w:rFonts w:ascii="Apple Braille" w:eastAsiaTheme="minorEastAsia" w:hAnsi="Apple Braille"/>
                <w:sz w:val="20"/>
                <w:szCs w:val="20"/>
              </w:rPr>
              <w:t>00 MIPS max</w:t>
            </w:r>
          </w:p>
        </w:tc>
        <w:tc>
          <w:tcPr>
            <w:tcW w:w="3402" w:type="dxa"/>
          </w:tcPr>
          <w:p w14:paraId="2042AB0E" w14:textId="77777777" w:rsidR="004460D2" w:rsidRPr="001F3FC8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3</w:t>
            </w:r>
            <w:r>
              <w:rPr>
                <w:rFonts w:ascii="Apple Braille" w:hAnsi="Apple Braille"/>
                <w:sz w:val="20"/>
                <w:szCs w:val="20"/>
              </w:rPr>
              <w:t xml:space="preserve"> slots in HiFi3</w:t>
            </w:r>
          </w:p>
        </w:tc>
      </w:tr>
      <w:tr w:rsidR="004460D2" w:rsidRPr="005F0E3C" w14:paraId="33DAEDB9" w14:textId="77777777" w:rsidTr="00126B18">
        <w:tc>
          <w:tcPr>
            <w:tcW w:w="1842" w:type="dxa"/>
          </w:tcPr>
          <w:p w14:paraId="4641A3E0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I-RAM</w:t>
            </w:r>
          </w:p>
        </w:tc>
        <w:tc>
          <w:tcPr>
            <w:tcW w:w="2613" w:type="dxa"/>
          </w:tcPr>
          <w:p w14:paraId="5F38B4F2" w14:textId="10EB13F5" w:rsidR="004460D2" w:rsidRPr="005F0E3C" w:rsidRDefault="000F10D7" w:rsidP="00126B18">
            <w:pPr>
              <w:rPr>
                <w:rFonts w:ascii="Apple Braille" w:eastAsia="Cambria" w:hAnsi="Apple Braille"/>
                <w:sz w:val="20"/>
                <w:szCs w:val="20"/>
              </w:rPr>
            </w:pPr>
            <w:r>
              <w:rPr>
                <w:rFonts w:ascii="Apple Braille" w:eastAsia="Cambria" w:hAnsi="Apple Braille"/>
                <w:sz w:val="20"/>
                <w:szCs w:val="20"/>
              </w:rPr>
              <w:t>256</w:t>
            </w:r>
            <w:r w:rsidRPr="005F0E3C">
              <w:rPr>
                <w:rFonts w:ascii="Apple Braille" w:eastAsia="Cambria" w:hAnsi="Apple Braille"/>
                <w:sz w:val="20"/>
                <w:szCs w:val="20"/>
              </w:rPr>
              <w:t xml:space="preserve">KB </w:t>
            </w:r>
          </w:p>
        </w:tc>
        <w:tc>
          <w:tcPr>
            <w:tcW w:w="3402" w:type="dxa"/>
          </w:tcPr>
          <w:p w14:paraId="1D828953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>Local zero-wait RAM for instruction</w:t>
            </w:r>
          </w:p>
        </w:tc>
      </w:tr>
      <w:tr w:rsidR="004460D2" w:rsidRPr="005F0E3C" w14:paraId="4901161A" w14:textId="77777777" w:rsidTr="00126B18">
        <w:tc>
          <w:tcPr>
            <w:tcW w:w="1842" w:type="dxa"/>
          </w:tcPr>
          <w:p w14:paraId="70DEB15D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D-RAM</w:t>
            </w:r>
          </w:p>
        </w:tc>
        <w:tc>
          <w:tcPr>
            <w:tcW w:w="2613" w:type="dxa"/>
          </w:tcPr>
          <w:p w14:paraId="2A4730DA" w14:textId="77777777" w:rsidR="004460D2" w:rsidRPr="005F0E3C" w:rsidRDefault="004460D2" w:rsidP="00126B18">
            <w:pPr>
              <w:rPr>
                <w:rFonts w:ascii="Apple Braille" w:eastAsia="Cambria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 xml:space="preserve">256KB </w:t>
            </w:r>
          </w:p>
        </w:tc>
        <w:tc>
          <w:tcPr>
            <w:tcW w:w="3402" w:type="dxa"/>
          </w:tcPr>
          <w:p w14:paraId="0829DC9D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>Local zero-wait RAM for data</w:t>
            </w:r>
          </w:p>
        </w:tc>
      </w:tr>
      <w:tr w:rsidR="004460D2" w:rsidRPr="005F0E3C" w14:paraId="5F0B36E9" w14:textId="77777777" w:rsidTr="00126B18">
        <w:tc>
          <w:tcPr>
            <w:tcW w:w="1842" w:type="dxa"/>
          </w:tcPr>
          <w:p w14:paraId="49B9BD95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I-Cache</w:t>
            </w:r>
          </w:p>
        </w:tc>
        <w:tc>
          <w:tcPr>
            <w:tcW w:w="2613" w:type="dxa"/>
          </w:tcPr>
          <w:p w14:paraId="75AAEAAC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 xml:space="preserve">16 KB </w:t>
            </w:r>
          </w:p>
        </w:tc>
        <w:tc>
          <w:tcPr>
            <w:tcW w:w="3402" w:type="dxa"/>
          </w:tcPr>
          <w:p w14:paraId="38F9B7C1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 w:cs="Cambria"/>
                <w:sz w:val="20"/>
                <w:szCs w:val="20"/>
              </w:rPr>
            </w:pPr>
            <w:r w:rsidRPr="005F0E3C">
              <w:rPr>
                <w:rFonts w:ascii="Apple Braille" w:hAnsi="Apple Braille" w:cs="Cambria"/>
                <w:sz w:val="20"/>
                <w:szCs w:val="20"/>
              </w:rPr>
              <w:t>4 cache way, 64 Byte cache line</w:t>
            </w:r>
          </w:p>
        </w:tc>
      </w:tr>
      <w:tr w:rsidR="004460D2" w:rsidRPr="005F0E3C" w14:paraId="3FF5C675" w14:textId="77777777" w:rsidTr="00126B18">
        <w:tc>
          <w:tcPr>
            <w:tcW w:w="1842" w:type="dxa"/>
          </w:tcPr>
          <w:p w14:paraId="4C4673A4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D-Cache</w:t>
            </w:r>
          </w:p>
        </w:tc>
        <w:tc>
          <w:tcPr>
            <w:tcW w:w="2613" w:type="dxa"/>
          </w:tcPr>
          <w:p w14:paraId="45CF431A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32</w:t>
            </w:r>
            <w:r w:rsidRPr="005F0E3C">
              <w:rPr>
                <w:rFonts w:ascii="Apple Braille" w:hAnsi="Apple Braille"/>
                <w:sz w:val="20"/>
                <w:szCs w:val="20"/>
              </w:rPr>
              <w:t xml:space="preserve"> KB</w:t>
            </w:r>
          </w:p>
        </w:tc>
        <w:tc>
          <w:tcPr>
            <w:tcW w:w="3402" w:type="dxa"/>
          </w:tcPr>
          <w:p w14:paraId="3B4E2532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 w:cs="Cambria"/>
                <w:sz w:val="20"/>
                <w:szCs w:val="20"/>
              </w:rPr>
            </w:pPr>
            <w:r w:rsidRPr="005F0E3C">
              <w:rPr>
                <w:rFonts w:ascii="Apple Braille" w:hAnsi="Apple Braille" w:cs="Cambria"/>
                <w:sz w:val="20"/>
                <w:szCs w:val="20"/>
              </w:rPr>
              <w:t>4 cache way, 64 Byte cache line</w:t>
            </w:r>
          </w:p>
        </w:tc>
      </w:tr>
      <w:tr w:rsidR="004460D2" w:rsidRPr="005F0E3C" w14:paraId="132034F9" w14:textId="77777777" w:rsidTr="00126B18">
        <w:tc>
          <w:tcPr>
            <w:tcW w:w="1842" w:type="dxa"/>
          </w:tcPr>
          <w:p w14:paraId="52CB416E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Bus protocol</w:t>
            </w:r>
          </w:p>
        </w:tc>
        <w:tc>
          <w:tcPr>
            <w:tcW w:w="2613" w:type="dxa"/>
          </w:tcPr>
          <w:p w14:paraId="5A9A0B60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AHB-lite</w:t>
            </w:r>
          </w:p>
        </w:tc>
        <w:tc>
          <w:tcPr>
            <w:tcW w:w="3402" w:type="dxa"/>
          </w:tcPr>
          <w:p w14:paraId="62B349B9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32-bit data width</w:t>
            </w:r>
          </w:p>
        </w:tc>
      </w:tr>
      <w:tr w:rsidR="004460D2" w:rsidRPr="005F0E3C" w14:paraId="4D398114" w14:textId="77777777" w:rsidTr="00126B18">
        <w:tc>
          <w:tcPr>
            <w:tcW w:w="1842" w:type="dxa"/>
          </w:tcPr>
          <w:p w14:paraId="559CE41C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T</w:t>
            </w:r>
            <w:r>
              <w:rPr>
                <w:rFonts w:ascii="Apple Braille" w:hAnsi="Apple Braille"/>
                <w:sz w:val="20"/>
                <w:szCs w:val="20"/>
              </w:rPr>
              <w:t>imer</w:t>
            </w:r>
          </w:p>
        </w:tc>
        <w:tc>
          <w:tcPr>
            <w:tcW w:w="2613" w:type="dxa"/>
          </w:tcPr>
          <w:p w14:paraId="7EE7F417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3</w:t>
            </w:r>
            <w:r>
              <w:rPr>
                <w:rFonts w:ascii="Apple Braille" w:hAnsi="Apple Braille"/>
                <w:sz w:val="20"/>
                <w:szCs w:val="20"/>
              </w:rPr>
              <w:t xml:space="preserve"> timers</w:t>
            </w:r>
          </w:p>
        </w:tc>
        <w:tc>
          <w:tcPr>
            <w:tcW w:w="3402" w:type="dxa"/>
          </w:tcPr>
          <w:p w14:paraId="238C021B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</w:p>
        </w:tc>
      </w:tr>
    </w:tbl>
    <w:p w14:paraId="62D491A8" w14:textId="365D4E63" w:rsidR="00185353" w:rsidRDefault="00185353" w:rsidP="00185353">
      <w:pPr>
        <w:rPr>
          <w:rFonts w:ascii="Apple Braille" w:hAnsi="Apple Braille"/>
        </w:rPr>
      </w:pPr>
    </w:p>
    <w:p w14:paraId="3992B67C" w14:textId="25695980" w:rsidR="00185353" w:rsidRPr="00906CE5" w:rsidRDefault="00185353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 w:val="24"/>
        </w:rPr>
      </w:pPr>
      <w:bookmarkStart w:id="393" w:name="_Toc72260304"/>
      <w:r w:rsidRPr="001A328F">
        <w:rPr>
          <w:rFonts w:ascii="Apple Braille" w:hAnsi="Apple Braille" w:hint="eastAsia"/>
          <w:b/>
          <w:bCs/>
          <w:sz w:val="24"/>
        </w:rPr>
        <w:t>M</w:t>
      </w:r>
      <w:r w:rsidRPr="001A328F">
        <w:rPr>
          <w:rFonts w:ascii="Apple Braille" w:hAnsi="Apple Braille"/>
          <w:b/>
          <w:bCs/>
          <w:sz w:val="24"/>
        </w:rPr>
        <w:t>emory mapping</w:t>
      </w:r>
      <w:r>
        <w:rPr>
          <w:rFonts w:ascii="Apple Braille" w:hAnsi="Apple Braille"/>
          <w:b/>
          <w:bCs/>
          <w:sz w:val="24"/>
        </w:rPr>
        <w:t>:</w:t>
      </w:r>
      <w:bookmarkEnd w:id="393"/>
    </w:p>
    <w:p w14:paraId="7939371C" w14:textId="4B6CF5DE" w:rsidR="004460D2" w:rsidRPr="00C73677" w:rsidRDefault="004460D2" w:rsidP="004460D2">
      <w:pPr>
        <w:pStyle w:val="ae"/>
        <w:ind w:left="360" w:firstLineChars="0" w:firstLine="0"/>
        <w:rPr>
          <w:rFonts w:ascii="Apple Braille" w:hAnsi="Apple Braille"/>
          <w:sz w:val="20"/>
          <w:szCs w:val="20"/>
        </w:rPr>
      </w:pPr>
      <w:r w:rsidRPr="001C03F6">
        <w:rPr>
          <w:rFonts w:ascii="Apple Braille" w:hAnsi="Apple Braille"/>
          <w:sz w:val="20"/>
          <w:szCs w:val="20"/>
        </w:rPr>
        <w:t>Memory usage over 4GB space:</w:t>
      </w:r>
    </w:p>
    <w:tbl>
      <w:tblPr>
        <w:tblW w:w="7923" w:type="dxa"/>
        <w:tblInd w:w="2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7"/>
        <w:gridCol w:w="1546"/>
        <w:gridCol w:w="2694"/>
        <w:gridCol w:w="2126"/>
      </w:tblGrid>
      <w:tr w:rsidR="004460D2" w:rsidRPr="001C03F6" w14:paraId="2E395170" w14:textId="77777777" w:rsidTr="00126B18">
        <w:tc>
          <w:tcPr>
            <w:tcW w:w="1557" w:type="dxa"/>
            <w:tcBorders>
              <w:top w:val="single" w:sz="2" w:space="0" w:color="006D87"/>
              <w:left w:val="single" w:sz="2" w:space="0" w:color="006D84"/>
              <w:bottom w:val="single" w:sz="2" w:space="0" w:color="006D87"/>
              <w:right w:val="single" w:sz="2" w:space="0" w:color="006D87"/>
            </w:tcBorders>
            <w:shd w:val="clear" w:color="auto" w:fill="D0CECE" w:themeFill="background2" w:themeFillShade="E6"/>
            <w:vAlign w:val="center"/>
            <w:hideMark/>
          </w:tcPr>
          <w:p w14:paraId="230430AC" w14:textId="77777777" w:rsidR="004460D2" w:rsidRPr="00753C9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753C92">
              <w:rPr>
                <w:rFonts w:ascii="Apple Braille" w:hAnsi="Apple Braille" w:cs="Arial"/>
                <w:b/>
                <w:bCs/>
                <w:sz w:val="20"/>
                <w:szCs w:val="20"/>
              </w:rPr>
              <w:t>Address range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shd w:val="clear" w:color="auto" w:fill="D0CECE" w:themeFill="background2" w:themeFillShade="E6"/>
            <w:vAlign w:val="center"/>
            <w:hideMark/>
          </w:tcPr>
          <w:p w14:paraId="72CC07EE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 w:cs="Arial"/>
                <w:b/>
                <w:bCs/>
                <w:sz w:val="20"/>
                <w:szCs w:val="20"/>
              </w:rPr>
              <w:t>General Use</w:t>
            </w:r>
          </w:p>
        </w:tc>
        <w:tc>
          <w:tcPr>
            <w:tcW w:w="4820" w:type="dxa"/>
            <w:gridSpan w:val="2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4"/>
            </w:tcBorders>
            <w:shd w:val="clear" w:color="auto" w:fill="D0CECE" w:themeFill="background2" w:themeFillShade="E6"/>
            <w:vAlign w:val="center"/>
            <w:hideMark/>
          </w:tcPr>
          <w:p w14:paraId="18592050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 w:cs="Arial"/>
                <w:b/>
                <w:bCs/>
                <w:sz w:val="20"/>
                <w:szCs w:val="20"/>
              </w:rPr>
              <w:t>Address range details and description</w:t>
            </w:r>
          </w:p>
        </w:tc>
      </w:tr>
      <w:tr w:rsidR="004460D2" w:rsidRPr="001C03F6" w14:paraId="55870794" w14:textId="77777777" w:rsidTr="00126B18">
        <w:tc>
          <w:tcPr>
            <w:tcW w:w="1557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67F60E40" w14:textId="77777777" w:rsidR="004460D2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 w:hint="eastAsia"/>
                <w:sz w:val="20"/>
                <w:szCs w:val="20"/>
              </w:rPr>
              <w:t>0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to </w:t>
            </w:r>
          </w:p>
          <w:p w14:paraId="658DA1E9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 w:hint="eastAsia"/>
                <w:sz w:val="20"/>
                <w:szCs w:val="20"/>
              </w:rPr>
              <w:t>6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058960BC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Not</w:t>
            </w:r>
            <w:r>
              <w:rPr>
                <w:rFonts w:ascii="Apple Braille" w:hAnsi="Apple Braille"/>
                <w:sz w:val="20"/>
                <w:szCs w:val="20"/>
              </w:rPr>
              <w:t xml:space="preserve"> used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0250ADCB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 w:hint="eastAsia"/>
                <w:sz w:val="20"/>
                <w:szCs w:val="20"/>
              </w:rPr>
              <w:t>0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</w:t>
            </w:r>
            <w:r>
              <w:rPr>
                <w:rFonts w:ascii="Apple Braille" w:hAnsi="Apple Braille"/>
                <w:sz w:val="20"/>
                <w:szCs w:val="20"/>
              </w:rPr>
              <w:t xml:space="preserve">- </w:t>
            </w: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 w:hint="eastAsia"/>
                <w:sz w:val="20"/>
                <w:szCs w:val="20"/>
              </w:rPr>
              <w:t>6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C27FFA3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N</w:t>
            </w:r>
            <w:r>
              <w:rPr>
                <w:rFonts w:ascii="Apple Braille" w:hAnsi="Apple Braille"/>
                <w:sz w:val="20"/>
                <w:szCs w:val="20"/>
              </w:rPr>
              <w:t>ot used</w:t>
            </w:r>
          </w:p>
        </w:tc>
      </w:tr>
      <w:tr w:rsidR="004638B4" w:rsidRPr="001C03F6" w14:paraId="26033CD3" w14:textId="77777777" w:rsidTr="000259B5">
        <w:trPr>
          <w:trHeight w:val="659"/>
        </w:trPr>
        <w:tc>
          <w:tcPr>
            <w:tcW w:w="1557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383A90CF" w14:textId="77777777" w:rsidR="004638B4" w:rsidRDefault="004638B4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7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to </w:t>
            </w:r>
          </w:p>
          <w:p w14:paraId="39D21916" w14:textId="77777777" w:rsidR="004638B4" w:rsidRPr="001C03F6" w:rsidRDefault="004638B4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7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4C192A32" w14:textId="77777777" w:rsidR="004638B4" w:rsidRDefault="004638B4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APB peripherals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7C74ABC2" w14:textId="5A9B02F5" w:rsidR="004638B4" w:rsidRPr="001C03F6" w:rsidRDefault="004638B4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7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</w:t>
            </w:r>
            <w:r>
              <w:rPr>
                <w:rFonts w:ascii="Apple Braille" w:hAnsi="Apple Braille"/>
                <w:sz w:val="20"/>
                <w:szCs w:val="20"/>
              </w:rPr>
              <w:t>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7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22EE2B63" w14:textId="6985403E" w:rsidR="004638B4" w:rsidRDefault="004638B4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A</w:t>
            </w:r>
            <w:r>
              <w:rPr>
                <w:rFonts w:ascii="Apple Braille" w:hAnsi="Apple Braille"/>
                <w:sz w:val="20"/>
                <w:szCs w:val="20"/>
              </w:rPr>
              <w:t>PB1, APB2, AHB</w:t>
            </w:r>
          </w:p>
        </w:tc>
      </w:tr>
      <w:tr w:rsidR="004460D2" w:rsidRPr="001C03F6" w14:paraId="5E063C59" w14:textId="77777777" w:rsidTr="00126B18">
        <w:tc>
          <w:tcPr>
            <w:tcW w:w="1557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47BEF54B" w14:textId="77777777" w:rsidR="004460D2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8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to </w:t>
            </w:r>
          </w:p>
          <w:p w14:paraId="03D518D7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8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2126945F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N</w:t>
            </w:r>
            <w:r>
              <w:rPr>
                <w:rFonts w:ascii="Apple Braille" w:hAnsi="Apple Braille"/>
                <w:sz w:val="20"/>
                <w:szCs w:val="20"/>
              </w:rPr>
              <w:t>ot used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016D70D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8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</w:t>
            </w:r>
            <w:r>
              <w:rPr>
                <w:rFonts w:ascii="Apple Braille" w:hAnsi="Apple Braille"/>
                <w:sz w:val="20"/>
                <w:szCs w:val="20"/>
              </w:rPr>
              <w:t>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8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745060E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N</w:t>
            </w:r>
            <w:r>
              <w:rPr>
                <w:rFonts w:ascii="Apple Braille" w:hAnsi="Apple Braille"/>
                <w:sz w:val="20"/>
                <w:szCs w:val="20"/>
              </w:rPr>
              <w:t>ot used</w:t>
            </w:r>
          </w:p>
        </w:tc>
      </w:tr>
      <w:tr w:rsidR="004460D2" w:rsidRPr="001C03F6" w14:paraId="43FB67CB" w14:textId="77777777" w:rsidTr="00126B18">
        <w:tc>
          <w:tcPr>
            <w:tcW w:w="1557" w:type="dxa"/>
            <w:vMerge w:val="restart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30460670" w14:textId="77777777" w:rsidR="004460D2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9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to </w:t>
            </w:r>
          </w:p>
          <w:p w14:paraId="0971C3F1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9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C76B270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R</w:t>
            </w:r>
            <w:r>
              <w:rPr>
                <w:rFonts w:ascii="Apple Braille" w:hAnsi="Apple Braille"/>
                <w:sz w:val="20"/>
                <w:szCs w:val="20"/>
              </w:rPr>
              <w:t>OM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20A8743E" w14:textId="37FE816F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9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</w:t>
            </w:r>
            <w:r>
              <w:rPr>
                <w:rFonts w:ascii="Apple Braille" w:hAnsi="Apple Braille"/>
                <w:sz w:val="20"/>
                <w:szCs w:val="20"/>
              </w:rPr>
              <w:t>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9001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</w:t>
            </w:r>
            <w:r w:rsidR="00321E32">
              <w:rPr>
                <w:rFonts w:ascii="Apple Braille" w:hAnsi="Apple Braille" w:hint="eastAsia"/>
                <w:sz w:val="20"/>
                <w:szCs w:val="20"/>
              </w:rPr>
              <w:t>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7980243E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6</w:t>
            </w:r>
            <w:r>
              <w:rPr>
                <w:rFonts w:ascii="Apple Braille" w:hAnsi="Apple Braille"/>
                <w:sz w:val="20"/>
                <w:szCs w:val="20"/>
              </w:rPr>
              <w:t>4KB</w:t>
            </w:r>
          </w:p>
        </w:tc>
      </w:tr>
      <w:tr w:rsidR="004460D2" w:rsidRPr="001C03F6" w14:paraId="3B64DEE1" w14:textId="77777777" w:rsidTr="00126B18">
        <w:tc>
          <w:tcPr>
            <w:tcW w:w="1557" w:type="dxa"/>
            <w:vMerge/>
            <w:tcBorders>
              <w:left w:val="single" w:sz="2" w:space="0" w:color="006D87"/>
              <w:right w:val="single" w:sz="2" w:space="0" w:color="006D87"/>
            </w:tcBorders>
            <w:vAlign w:val="center"/>
          </w:tcPr>
          <w:p w14:paraId="1EC9A799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392F4BAF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proofErr w:type="spellStart"/>
            <w:r>
              <w:rPr>
                <w:rFonts w:ascii="Apple Braille" w:hAnsi="Apple Braille" w:hint="eastAsia"/>
                <w:sz w:val="20"/>
                <w:szCs w:val="20"/>
              </w:rPr>
              <w:t>d</w:t>
            </w:r>
            <w:r>
              <w:rPr>
                <w:rFonts w:ascii="Apple Braille" w:hAnsi="Apple Braille"/>
                <w:sz w:val="20"/>
                <w:szCs w:val="20"/>
              </w:rPr>
              <w:t>RAM</w:t>
            </w:r>
            <w:proofErr w:type="spellEnd"/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6774DC4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9FF4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0000 </w:t>
            </w:r>
            <w:r>
              <w:rPr>
                <w:rFonts w:ascii="Apple Braille" w:hAnsi="Apple Braille"/>
                <w:sz w:val="20"/>
                <w:szCs w:val="20"/>
              </w:rPr>
              <w:t>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9FF7 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09EF4634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2</w:t>
            </w:r>
            <w:r>
              <w:rPr>
                <w:rFonts w:ascii="Apple Braille" w:hAnsi="Apple Braille"/>
                <w:sz w:val="20"/>
                <w:szCs w:val="20"/>
              </w:rPr>
              <w:t>56KB</w:t>
            </w:r>
          </w:p>
        </w:tc>
      </w:tr>
      <w:tr w:rsidR="004460D2" w:rsidRPr="001C03F6" w14:paraId="155CC4DF" w14:textId="77777777" w:rsidTr="00126B18">
        <w:tc>
          <w:tcPr>
            <w:tcW w:w="1557" w:type="dxa"/>
            <w:vMerge/>
            <w:tcBorders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27C73B1A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2133145D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proofErr w:type="spellStart"/>
            <w:r>
              <w:rPr>
                <w:rFonts w:ascii="Apple Braille" w:hAnsi="Apple Braille" w:hint="eastAsia"/>
                <w:sz w:val="20"/>
                <w:szCs w:val="20"/>
              </w:rPr>
              <w:t>i</w:t>
            </w:r>
            <w:r>
              <w:rPr>
                <w:rFonts w:ascii="Apple Braille" w:hAnsi="Apple Braille"/>
                <w:sz w:val="20"/>
                <w:szCs w:val="20"/>
              </w:rPr>
              <w:t>RAM</w:t>
            </w:r>
            <w:proofErr w:type="spellEnd"/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3FA0E4F0" w14:textId="39B8634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9FFC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0000 </w:t>
            </w:r>
            <w:r>
              <w:rPr>
                <w:rFonts w:ascii="Apple Braille" w:hAnsi="Apple Braille"/>
                <w:sz w:val="20"/>
                <w:szCs w:val="20"/>
              </w:rPr>
              <w:t>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9FF</w:t>
            </w:r>
            <w:r w:rsidR="002F54D8">
              <w:rPr>
                <w:rFonts w:ascii="Apple Braille" w:hAnsi="Apple Braille"/>
                <w:sz w:val="20"/>
                <w:szCs w:val="20"/>
              </w:rPr>
              <w:t>F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</w:t>
            </w:r>
            <w:r>
              <w:rPr>
                <w:rFonts w:ascii="Apple Braille" w:hAnsi="Apple Braille"/>
                <w:sz w:val="20"/>
                <w:szCs w:val="20"/>
              </w:rPr>
              <w:t>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1A7BAB06" w14:textId="40DE6817" w:rsidR="004460D2" w:rsidRDefault="002F54D8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256</w:t>
            </w:r>
            <w:r w:rsidR="004460D2">
              <w:rPr>
                <w:rFonts w:ascii="Apple Braille" w:hAnsi="Apple Braille"/>
                <w:sz w:val="20"/>
                <w:szCs w:val="20"/>
              </w:rPr>
              <w:t>KB</w:t>
            </w:r>
          </w:p>
        </w:tc>
      </w:tr>
      <w:tr w:rsidR="004460D2" w:rsidRPr="001C03F6" w14:paraId="4567E9D4" w14:textId="77777777" w:rsidTr="00126B18">
        <w:tc>
          <w:tcPr>
            <w:tcW w:w="1557" w:type="dxa"/>
            <w:vMerge w:val="restart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22F961A0" w14:textId="77777777" w:rsidR="004460D2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lastRenderedPageBreak/>
              <w:t>0x</w:t>
            </w:r>
            <w:r>
              <w:rPr>
                <w:rFonts w:ascii="Apple Braille" w:hAnsi="Apple Braille"/>
                <w:sz w:val="20"/>
                <w:szCs w:val="20"/>
              </w:rPr>
              <w:t>A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to </w:t>
            </w:r>
          </w:p>
          <w:p w14:paraId="5422FCF5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A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5D4F27EE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Flash memory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40BBC900" w14:textId="52442680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A0</w:t>
            </w:r>
            <w:r w:rsidRPr="001C03F6">
              <w:rPr>
                <w:rFonts w:ascii="Apple Braille" w:hAnsi="Apple Braille"/>
                <w:sz w:val="20"/>
                <w:szCs w:val="20"/>
              </w:rPr>
              <w:t>00 0000 - 0x</w:t>
            </w:r>
            <w:r>
              <w:rPr>
                <w:rFonts w:ascii="Apple Braille" w:hAnsi="Apple Braille"/>
                <w:sz w:val="20"/>
                <w:szCs w:val="20"/>
              </w:rPr>
              <w:t>A0</w:t>
            </w:r>
            <w:r w:rsidR="00590326">
              <w:rPr>
                <w:rFonts w:ascii="Apple Braille" w:hAnsi="Apple Braille"/>
                <w:sz w:val="20"/>
                <w:szCs w:val="20"/>
              </w:rPr>
              <w:t>0</w:t>
            </w:r>
            <w:r w:rsidR="002F54D8">
              <w:rPr>
                <w:rFonts w:ascii="Apple Braille" w:hAnsi="Apple Braille"/>
                <w:sz w:val="20"/>
                <w:szCs w:val="20"/>
              </w:rPr>
              <w:t>F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</w:t>
            </w:r>
            <w:r w:rsidR="002F54D8">
              <w:rPr>
                <w:rFonts w:ascii="Apple Braille" w:hAnsi="Apple Braille" w:hint="eastAsia"/>
                <w:sz w:val="20"/>
                <w:szCs w:val="20"/>
              </w:rPr>
              <w:t>FFFF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7F1AE248" w14:textId="5DD7A478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 xml:space="preserve">External </w:t>
            </w:r>
            <w:r w:rsidR="000F10D7">
              <w:rPr>
                <w:rFonts w:ascii="Apple Braille" w:hAnsi="Apple Braille"/>
                <w:sz w:val="20"/>
                <w:szCs w:val="20"/>
              </w:rPr>
              <w:t>Flash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</w:t>
            </w:r>
            <w:r>
              <w:rPr>
                <w:rFonts w:ascii="Apple Braille" w:hAnsi="Apple Braille"/>
                <w:sz w:val="20"/>
                <w:szCs w:val="20"/>
              </w:rPr>
              <w:t xml:space="preserve">memory, </w:t>
            </w:r>
            <w:r w:rsidR="002F54D8">
              <w:rPr>
                <w:rFonts w:ascii="Apple Braille" w:hAnsi="Apple Braille"/>
                <w:sz w:val="20"/>
                <w:szCs w:val="20"/>
              </w:rPr>
              <w:t>1024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kB</w:t>
            </w:r>
          </w:p>
        </w:tc>
      </w:tr>
      <w:tr w:rsidR="004460D2" w:rsidRPr="001C03F6" w14:paraId="21EF0259" w14:textId="77777777" w:rsidTr="00126B18">
        <w:tc>
          <w:tcPr>
            <w:tcW w:w="1557" w:type="dxa"/>
            <w:vMerge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3E8245A7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26B6F721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N</w:t>
            </w:r>
            <w:r>
              <w:rPr>
                <w:rFonts w:ascii="Apple Braille" w:hAnsi="Apple Braille"/>
                <w:sz w:val="20"/>
                <w:szCs w:val="20"/>
              </w:rPr>
              <w:t>ot used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54337033" w14:textId="73A89441" w:rsidR="004460D2" w:rsidRPr="001C03F6" w:rsidRDefault="00D853E1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hint="eastAsia"/>
              </w:rPr>
              <w:t>0</w:t>
            </w:r>
            <w:r>
              <w:t>xA010 0000</w:t>
            </w:r>
            <w:r w:rsidR="004460D2" w:rsidRPr="001C03F6">
              <w:rPr>
                <w:rFonts w:ascii="Apple Braille" w:hAnsi="Apple Braille"/>
                <w:sz w:val="20"/>
                <w:szCs w:val="20"/>
              </w:rPr>
              <w:t xml:space="preserve"> - 0x</w:t>
            </w:r>
            <w:r w:rsidR="004460D2">
              <w:rPr>
                <w:rFonts w:ascii="Apple Braille" w:hAnsi="Apple Braille"/>
                <w:sz w:val="20"/>
                <w:szCs w:val="20"/>
              </w:rPr>
              <w:t>AFF</w:t>
            </w:r>
            <w:r w:rsidR="004460D2" w:rsidRPr="001C03F6">
              <w:rPr>
                <w:rFonts w:ascii="Apple Braille" w:hAnsi="Apple Braille"/>
                <w:sz w:val="20"/>
                <w:szCs w:val="20"/>
              </w:rPr>
              <w:t xml:space="preserve">F FFFF 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54642BBE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Not used</w:t>
            </w:r>
          </w:p>
        </w:tc>
      </w:tr>
      <w:tr w:rsidR="004460D2" w:rsidRPr="001C03F6" w14:paraId="2A5258CF" w14:textId="77777777" w:rsidTr="00126B18">
        <w:tc>
          <w:tcPr>
            <w:tcW w:w="1557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939E081" w14:textId="77777777" w:rsidR="004460D2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B</w:t>
            </w:r>
            <w:r w:rsidRPr="001C03F6">
              <w:rPr>
                <w:rFonts w:ascii="Apple Braille" w:hAnsi="Apple Braille"/>
                <w:sz w:val="20"/>
                <w:szCs w:val="20"/>
              </w:rPr>
              <w:t>000 0000 to</w:t>
            </w:r>
            <w:r>
              <w:rPr>
                <w:rFonts w:ascii="Apple Braille" w:hAnsi="Apple Braille"/>
                <w:sz w:val="20"/>
                <w:szCs w:val="20"/>
              </w:rPr>
              <w:t xml:space="preserve"> </w:t>
            </w:r>
          </w:p>
          <w:p w14:paraId="6C669C56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F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37888987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Not used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0C10C44E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0x2000 0000</w:t>
            </w:r>
            <w:r>
              <w:rPr>
                <w:rFonts w:ascii="Apple Braille" w:hAnsi="Apple Braille"/>
                <w:sz w:val="20"/>
                <w:szCs w:val="20"/>
              </w:rPr>
              <w:t xml:space="preserve"> 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6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7A47AA04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Not used</w:t>
            </w:r>
          </w:p>
        </w:tc>
      </w:tr>
    </w:tbl>
    <w:p w14:paraId="2A10B3CF" w14:textId="77777777" w:rsidR="004460D2" w:rsidRPr="00906CE5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 w:val="24"/>
        </w:rPr>
      </w:pPr>
      <w:bookmarkStart w:id="394" w:name="_Toc49936886"/>
      <w:bookmarkStart w:id="395" w:name="_Toc49936925"/>
      <w:bookmarkStart w:id="396" w:name="_Toc49936964"/>
      <w:bookmarkStart w:id="397" w:name="_Toc49937003"/>
      <w:bookmarkStart w:id="398" w:name="_Toc49937042"/>
      <w:bookmarkStart w:id="399" w:name="_Toc49937081"/>
      <w:bookmarkStart w:id="400" w:name="_Toc49937120"/>
      <w:bookmarkStart w:id="401" w:name="_Toc49937159"/>
      <w:bookmarkStart w:id="402" w:name="_Toc49937204"/>
      <w:bookmarkStart w:id="403" w:name="_Toc49937243"/>
      <w:bookmarkStart w:id="404" w:name="_Toc49937282"/>
      <w:bookmarkStart w:id="405" w:name="_Toc49937321"/>
      <w:bookmarkStart w:id="406" w:name="_Toc49937360"/>
      <w:bookmarkStart w:id="407" w:name="_Toc51148328"/>
      <w:bookmarkStart w:id="408" w:name="_Toc51148367"/>
      <w:bookmarkStart w:id="409" w:name="_Toc51148406"/>
      <w:bookmarkStart w:id="410" w:name="_Toc57911814"/>
      <w:bookmarkStart w:id="411" w:name="_Toc57911859"/>
      <w:bookmarkStart w:id="412" w:name="_Toc57911898"/>
      <w:bookmarkStart w:id="413" w:name="_Toc57911937"/>
      <w:bookmarkStart w:id="414" w:name="_Toc57911976"/>
      <w:bookmarkStart w:id="415" w:name="_Toc57912015"/>
      <w:bookmarkStart w:id="416" w:name="_Toc57912054"/>
      <w:bookmarkStart w:id="417" w:name="_Toc57912093"/>
      <w:bookmarkStart w:id="418" w:name="_Toc57912132"/>
      <w:bookmarkStart w:id="419" w:name="_Toc57912171"/>
      <w:bookmarkStart w:id="420" w:name="_Toc57912210"/>
      <w:bookmarkStart w:id="421" w:name="_Toc57912249"/>
      <w:bookmarkStart w:id="422" w:name="_Toc57912291"/>
      <w:bookmarkStart w:id="423" w:name="_Toc57912330"/>
      <w:bookmarkStart w:id="424" w:name="_Toc57984395"/>
      <w:bookmarkStart w:id="425" w:name="_Toc57984434"/>
      <w:bookmarkStart w:id="426" w:name="_Toc58006881"/>
      <w:bookmarkStart w:id="427" w:name="_Toc44431346"/>
      <w:bookmarkStart w:id="428" w:name="_Toc72260305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r w:rsidRPr="00906CE5">
        <w:rPr>
          <w:rFonts w:ascii="Apple Braille" w:hAnsi="Apple Braille"/>
          <w:b/>
          <w:bCs/>
          <w:sz w:val="24"/>
        </w:rPr>
        <w:t>DMA description:</w:t>
      </w:r>
      <w:bookmarkEnd w:id="427"/>
      <w:bookmarkEnd w:id="428"/>
    </w:p>
    <w:p w14:paraId="5DCEC811" w14:textId="698CBEA6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There is one DMA master controller connected to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 xml:space="preserve">AHB bus. </w:t>
      </w:r>
      <w:r>
        <w:rPr>
          <w:rFonts w:ascii="Apple Braille" w:hAnsi="Apple Braille" w:hint="eastAsia"/>
          <w:szCs w:val="21"/>
        </w:rPr>
        <w:t>Data</w:t>
      </w:r>
      <w:r>
        <w:rPr>
          <w:rFonts w:ascii="Apple Braille" w:hAnsi="Apple Braille"/>
          <w:szCs w:val="21"/>
        </w:rPr>
        <w:t xml:space="preserve"> can be transferred between RAM, </w:t>
      </w:r>
      <w:r w:rsidR="000F10D7">
        <w:rPr>
          <w:rFonts w:ascii="Apple Braille" w:hAnsi="Apple Braille" w:hint="eastAsia"/>
          <w:szCs w:val="21"/>
        </w:rPr>
        <w:t>Flash</w:t>
      </w:r>
      <w:r>
        <w:rPr>
          <w:rFonts w:ascii="Apple Braille" w:hAnsi="Apple Braille"/>
          <w:szCs w:val="21"/>
        </w:rPr>
        <w:t xml:space="preserve"> controller</w:t>
      </w:r>
      <w:r w:rsidR="000F10D7">
        <w:rPr>
          <w:rFonts w:ascii="Apple Braille" w:hAnsi="Apple Braille"/>
          <w:szCs w:val="21"/>
        </w:rPr>
        <w:t>,</w:t>
      </w:r>
      <w:r>
        <w:rPr>
          <w:rFonts w:ascii="Apple Braille" w:hAnsi="Apple Braille"/>
          <w:szCs w:val="21"/>
        </w:rPr>
        <w:t xml:space="preserve"> and I2S through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>DMA controller. The following figure shows the DMA function implementation.</w:t>
      </w:r>
    </w:p>
    <w:p w14:paraId="6C403E7E" w14:textId="66C33B2D" w:rsidR="00BA4625" w:rsidRDefault="00BA4625" w:rsidP="00FF20AE">
      <w:pPr>
        <w:pStyle w:val="ae"/>
        <w:ind w:left="425" w:firstLineChars="0" w:firstLine="0"/>
        <w:jc w:val="center"/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drawing>
          <wp:inline distT="0" distB="0" distL="0" distR="0" wp14:anchorId="35E7491D" wp14:editId="2F7373C3">
            <wp:extent cx="3335181" cy="22111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87" cy="221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1876" w14:textId="7777777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D</w:t>
      </w:r>
      <w:r>
        <w:rPr>
          <w:rFonts w:ascii="Apple Braille" w:hAnsi="Apple Braille"/>
          <w:szCs w:val="21"/>
        </w:rPr>
        <w:t xml:space="preserve">MA is </w:t>
      </w:r>
      <w:r w:rsidRPr="00E0216A">
        <w:rPr>
          <w:rFonts w:ascii="Apple Braille" w:hAnsi="Apple Braille" w:hint="eastAsia"/>
          <w:szCs w:val="21"/>
        </w:rPr>
        <w:t>an AHB-Central DMA Controller core that transfers data from a source peripheral to a destination peripheral over one or more AHB bus</w:t>
      </w:r>
      <w:r>
        <w:rPr>
          <w:rFonts w:ascii="Apple Braille" w:hAnsi="Apple Braille"/>
          <w:szCs w:val="21"/>
        </w:rPr>
        <w:t>, which consists of:</w:t>
      </w:r>
    </w:p>
    <w:p w14:paraId="39F038B1" w14:textId="77777777" w:rsidR="004460D2" w:rsidRPr="00E0216A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 xml:space="preserve">DMA hardware request interface </w:t>
      </w:r>
    </w:p>
    <w:p w14:paraId="4FBB9F43" w14:textId="45EF72C8" w:rsidR="004460D2" w:rsidRPr="00E0216A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 xml:space="preserve">Up to </w:t>
      </w:r>
      <w:r w:rsidR="00D853E1">
        <w:rPr>
          <w:rFonts w:ascii="Apple Braille" w:hAnsi="Apple Braille"/>
          <w:szCs w:val="21"/>
        </w:rPr>
        <w:t>six</w:t>
      </w:r>
      <w:r w:rsidR="000F10D7" w:rsidRPr="00E0216A">
        <w:rPr>
          <w:rFonts w:ascii="Apple Braille" w:hAnsi="Apple Braille" w:hint="eastAsia"/>
          <w:szCs w:val="21"/>
        </w:rPr>
        <w:t xml:space="preserve"> </w:t>
      </w:r>
      <w:r w:rsidRPr="00E0216A">
        <w:rPr>
          <w:rFonts w:ascii="Apple Braille" w:hAnsi="Apple Braille" w:hint="eastAsia"/>
          <w:szCs w:val="21"/>
        </w:rPr>
        <w:t>channels</w:t>
      </w:r>
      <w:proofErr w:type="gramStart"/>
      <w:r w:rsidRPr="00E0216A">
        <w:rPr>
          <w:rFonts w:ascii="Apple Braille" w:hAnsi="Apple Braille" w:hint="eastAsia"/>
          <w:szCs w:val="21"/>
        </w:rPr>
        <w:t xml:space="preserve"> </w:t>
      </w:r>
      <w:r w:rsidR="00E37101">
        <w:rPr>
          <w:rFonts w:ascii="Apple Braille" w:hAnsi="Apple Braille"/>
          <w:szCs w:val="21"/>
        </w:rPr>
        <w:t>..</w:t>
      </w:r>
      <w:proofErr w:type="gramEnd"/>
    </w:p>
    <w:p w14:paraId="6BD9B9AF" w14:textId="77777777" w:rsidR="004460D2" w:rsidRPr="00E0216A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 xml:space="preserve">FIFO per channel for source and destination </w:t>
      </w:r>
    </w:p>
    <w:p w14:paraId="1AB56171" w14:textId="77777777" w:rsidR="004460D2" w:rsidRPr="00E0216A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 xml:space="preserve">Arbiter </w:t>
      </w:r>
    </w:p>
    <w:p w14:paraId="3B67F10F" w14:textId="77777777" w:rsidR="004460D2" w:rsidRPr="00E0216A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 xml:space="preserve">AHB master interface </w:t>
      </w:r>
    </w:p>
    <w:p w14:paraId="1D97B174" w14:textId="77777777" w:rsidR="004460D2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>AHB slave interface</w:t>
      </w:r>
    </w:p>
    <w:p w14:paraId="39DC60AF" w14:textId="51EF6940" w:rsidR="004460D2" w:rsidRDefault="00D5776F" w:rsidP="00906CE5">
      <w:r>
        <w:rPr>
          <w:rFonts w:ascii="Apple Braille" w:hAnsi="Apple Braille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48F806F8" wp14:editId="00B02DFD">
            <wp:simplePos x="0" y="0"/>
            <wp:positionH relativeFrom="column">
              <wp:posOffset>1066800</wp:posOffset>
            </wp:positionH>
            <wp:positionV relativeFrom="paragraph">
              <wp:posOffset>339725</wp:posOffset>
            </wp:positionV>
            <wp:extent cx="2813050" cy="2491740"/>
            <wp:effectExtent l="0" t="0" r="6350" b="381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491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0D2" w:rsidRPr="00E0216A">
        <w:rPr>
          <w:rFonts w:ascii="Apple Braille" w:hAnsi="Apple Braille" w:hint="eastAsia"/>
          <w:szCs w:val="21"/>
        </w:rPr>
        <w:t>T</w:t>
      </w:r>
      <w:r w:rsidR="004460D2" w:rsidRPr="00E0216A">
        <w:rPr>
          <w:rFonts w:ascii="Apple Braille" w:hAnsi="Apple Braille"/>
          <w:szCs w:val="21"/>
        </w:rPr>
        <w:t xml:space="preserve">he </w:t>
      </w:r>
      <w:r w:rsidR="004460D2">
        <w:rPr>
          <w:rFonts w:ascii="Apple Braille" w:hAnsi="Apple Braille"/>
          <w:szCs w:val="21"/>
        </w:rPr>
        <w:t>following figure shows the DMA block diagram.</w:t>
      </w:r>
    </w:p>
    <w:p w14:paraId="5675F942" w14:textId="77777777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429" w:name="_Toc44431347"/>
      <w:bookmarkStart w:id="430" w:name="_Toc72260306"/>
      <w:r>
        <w:rPr>
          <w:rFonts w:ascii="Apple Braille" w:hAnsi="Apple Braille" w:hint="eastAsia"/>
          <w:b/>
          <w:bCs/>
          <w:szCs w:val="21"/>
        </w:rPr>
        <w:lastRenderedPageBreak/>
        <w:t>I</w:t>
      </w:r>
      <w:r>
        <w:rPr>
          <w:rFonts w:ascii="Apple Braille" w:hAnsi="Apple Braille"/>
          <w:b/>
          <w:bCs/>
          <w:szCs w:val="21"/>
        </w:rPr>
        <w:t>nterrupt description:</w:t>
      </w:r>
      <w:bookmarkEnd w:id="429"/>
      <w:bookmarkEnd w:id="430"/>
    </w:p>
    <w:p w14:paraId="6FC51999" w14:textId="77777777" w:rsidR="00D5776F" w:rsidRDefault="00D5776F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06E83119" w14:textId="2A550AEF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HiFi3 supports 32 interrupts. There are </w:t>
      </w:r>
      <w:r w:rsidR="00D853E1">
        <w:rPr>
          <w:rFonts w:ascii="Apple Braille" w:hAnsi="Apple Braille"/>
          <w:szCs w:val="21"/>
        </w:rPr>
        <w:t>32</w:t>
      </w:r>
      <w:r>
        <w:rPr>
          <w:rFonts w:ascii="Apple Braille" w:hAnsi="Apple Braille"/>
          <w:szCs w:val="21"/>
        </w:rPr>
        <w:t xml:space="preserve"> interrupts defined in the </w:t>
      </w:r>
      <w:r w:rsidR="000F10D7">
        <w:rPr>
          <w:rFonts w:ascii="Apple Braille" w:hAnsi="Apple Braille"/>
          <w:szCs w:val="21"/>
        </w:rPr>
        <w:t>SoC</w:t>
      </w:r>
      <w:r>
        <w:rPr>
          <w:rFonts w:ascii="Apple Braille" w:hAnsi="Apple Braille"/>
          <w:szCs w:val="21"/>
        </w:rPr>
        <w:t xml:space="preserve">, </w:t>
      </w:r>
      <w:r w:rsidR="00B51A4E">
        <w:rPr>
          <w:rFonts w:ascii="Apple Braille" w:hAnsi="Apple Braille"/>
          <w:szCs w:val="21"/>
        </w:rPr>
        <w:t xml:space="preserve">that </w:t>
      </w:r>
      <w:r>
        <w:rPr>
          <w:rFonts w:ascii="Apple Braille" w:hAnsi="Apple Braille"/>
          <w:szCs w:val="21"/>
        </w:rPr>
        <w:t>are listed in the following table with priority</w:t>
      </w:r>
      <w:r>
        <w:rPr>
          <w:rFonts w:ascii="Apple Braille" w:hAnsi="Apple Braille" w:hint="eastAsia"/>
          <w:szCs w:val="21"/>
        </w:rPr>
        <w:t>,</w:t>
      </w:r>
      <w:r>
        <w:rPr>
          <w:rFonts w:ascii="Apple Braille" w:hAnsi="Apple Braille"/>
          <w:szCs w:val="21"/>
        </w:rPr>
        <w:t xml:space="preserve"> where </w:t>
      </w:r>
      <w:r w:rsidR="000F10D7">
        <w:rPr>
          <w:rFonts w:ascii="Apple Braille" w:hAnsi="Apple Braille"/>
          <w:szCs w:val="21"/>
        </w:rPr>
        <w:t>higher-</w:t>
      </w:r>
      <w:r>
        <w:rPr>
          <w:rFonts w:ascii="Apple Braille" w:hAnsi="Apple Braille"/>
          <w:szCs w:val="21"/>
        </w:rPr>
        <w:t>level number means higher priority.</w:t>
      </w:r>
    </w:p>
    <w:p w14:paraId="14B03093" w14:textId="4155559B" w:rsidR="004460D2" w:rsidRDefault="00BA4625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drawing>
          <wp:inline distT="0" distB="0" distL="0" distR="0" wp14:anchorId="79155EF8" wp14:editId="365EC206">
            <wp:extent cx="5269865" cy="5898515"/>
            <wp:effectExtent l="0" t="0" r="698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89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3C7C" w14:textId="77777777" w:rsidR="004460D2" w:rsidRPr="006C1A12" w:rsidRDefault="004460D2" w:rsidP="006C1A12">
      <w:pPr>
        <w:rPr>
          <w:rFonts w:ascii="Apple Braille" w:hAnsi="Apple Braille"/>
          <w:szCs w:val="21"/>
        </w:rPr>
      </w:pPr>
    </w:p>
    <w:p w14:paraId="42D14D05" w14:textId="77777777" w:rsidR="004460D2" w:rsidRPr="00A416E9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431" w:name="_Toc44431348"/>
      <w:bookmarkStart w:id="432" w:name="_Toc72260307"/>
      <w:r w:rsidRPr="00595EBD">
        <w:rPr>
          <w:rFonts w:ascii="Apple Braille" w:hAnsi="Apple Braille"/>
          <w:b/>
          <w:bCs/>
          <w:szCs w:val="21"/>
        </w:rPr>
        <w:t xml:space="preserve">Clock </w:t>
      </w:r>
      <w:r>
        <w:rPr>
          <w:rFonts w:ascii="Apple Braille" w:hAnsi="Apple Braille"/>
          <w:b/>
          <w:bCs/>
          <w:szCs w:val="21"/>
        </w:rPr>
        <w:t>network description</w:t>
      </w:r>
      <w:r w:rsidRPr="00595EBD">
        <w:rPr>
          <w:rFonts w:ascii="Apple Braille" w:hAnsi="Apple Braille"/>
          <w:b/>
          <w:bCs/>
          <w:szCs w:val="21"/>
        </w:rPr>
        <w:t>:</w:t>
      </w:r>
      <w:bookmarkEnd w:id="431"/>
      <w:bookmarkEnd w:id="432"/>
    </w:p>
    <w:p w14:paraId="728488D6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18279A5" w14:textId="3EC25760" w:rsidR="004460D2" w:rsidRPr="00731A39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1E4ED5">
        <w:rPr>
          <w:rFonts w:ascii="Apple Braille" w:hAnsi="Apple Braille"/>
          <w:szCs w:val="21"/>
        </w:rPr>
        <w:t xml:space="preserve">The clock generation module includes PLL to provide clocks </w:t>
      </w:r>
      <w:r>
        <w:rPr>
          <w:rFonts w:ascii="Apple Braille" w:hAnsi="Apple Braille"/>
          <w:szCs w:val="21"/>
        </w:rPr>
        <w:t xml:space="preserve">to </w:t>
      </w:r>
      <w:r w:rsidR="000F10D7">
        <w:rPr>
          <w:rFonts w:ascii="Apple Braille" w:hAnsi="Apple Braille"/>
          <w:szCs w:val="21"/>
        </w:rPr>
        <w:t>HiFi3 core</w:t>
      </w:r>
      <w:r w:rsidRPr="001E4ED5">
        <w:rPr>
          <w:rFonts w:ascii="Apple Braille" w:hAnsi="Apple Braille"/>
          <w:szCs w:val="21"/>
        </w:rPr>
        <w:t xml:space="preserve">,  </w:t>
      </w:r>
      <w:r w:rsidR="000F10D7">
        <w:rPr>
          <w:rFonts w:ascii="Apple Braille" w:hAnsi="Apple Braille"/>
          <w:szCs w:val="21"/>
        </w:rPr>
        <w:t>Codec.</w:t>
      </w:r>
      <w:r w:rsidRPr="001E4ED5">
        <w:rPr>
          <w:rFonts w:ascii="Apple Braille" w:hAnsi="Apple Braille"/>
          <w:szCs w:val="21"/>
        </w:rPr>
        <w:t xml:space="preserve"> and I2S</w:t>
      </w:r>
      <w:r w:rsidR="000F10D7">
        <w:rPr>
          <w:rFonts w:ascii="Apple Braille" w:hAnsi="Apple Braille"/>
          <w:szCs w:val="21"/>
        </w:rPr>
        <w:t xml:space="preserve">, </w:t>
      </w:r>
      <w:r w:rsidRPr="001E4ED5">
        <w:rPr>
          <w:rFonts w:ascii="Apple Braille" w:hAnsi="Apple Braille"/>
          <w:szCs w:val="21"/>
        </w:rPr>
        <w:t>SPI</w:t>
      </w:r>
      <w:r w:rsidR="00B51A4E">
        <w:rPr>
          <w:rFonts w:ascii="Apple Braille" w:hAnsi="Apple Braille"/>
          <w:szCs w:val="21"/>
        </w:rPr>
        <w:t>,</w:t>
      </w:r>
      <w:r w:rsidRPr="001E4ED5">
        <w:rPr>
          <w:rFonts w:ascii="Apple Braille" w:hAnsi="Apple Braille"/>
          <w:szCs w:val="21"/>
        </w:rPr>
        <w:t xml:space="preserve"> and other interfaces.</w:t>
      </w:r>
    </w:p>
    <w:p w14:paraId="65818B2D" w14:textId="77777777" w:rsidR="004460D2" w:rsidRPr="00731A39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1E4ED5">
        <w:rPr>
          <w:rFonts w:ascii="Apple Braille" w:hAnsi="Apple Braille"/>
          <w:szCs w:val="21"/>
        </w:rPr>
        <w:t xml:space="preserve">There are two reference oscillators. One is an on-chip 32kHz RC oscillator using </w:t>
      </w:r>
      <w:r>
        <w:rPr>
          <w:rFonts w:ascii="Apple Braille" w:hAnsi="Apple Braille"/>
          <w:szCs w:val="21"/>
        </w:rPr>
        <w:t xml:space="preserve">during power-up and in low power </w:t>
      </w:r>
      <w:r w:rsidRPr="001E4ED5">
        <w:rPr>
          <w:rFonts w:ascii="Apple Braille" w:hAnsi="Apple Braille"/>
          <w:szCs w:val="21"/>
        </w:rPr>
        <w:t>mode. 24MHz crystal oscillator is used to provide reference clocks in active mode.</w:t>
      </w:r>
    </w:p>
    <w:p w14:paraId="35C52E31" w14:textId="2814212C" w:rsidR="004460D2" w:rsidRDefault="000F10D7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Codec</w:t>
      </w:r>
      <w:r w:rsidR="004460D2" w:rsidRPr="001E4ED5">
        <w:rPr>
          <w:rFonts w:ascii="Apple Braille" w:hAnsi="Apple Braille"/>
          <w:szCs w:val="21"/>
        </w:rPr>
        <w:t xml:space="preserve"> master clock is 12MHz, </w:t>
      </w:r>
      <w:r>
        <w:rPr>
          <w:rFonts w:ascii="Apple Braille" w:hAnsi="Apple Braille"/>
          <w:szCs w:val="21"/>
        </w:rPr>
        <w:t xml:space="preserve">the </w:t>
      </w:r>
      <w:r w:rsidR="004460D2" w:rsidRPr="001E4ED5">
        <w:rPr>
          <w:rFonts w:ascii="Apple Braille" w:hAnsi="Apple Braille"/>
          <w:szCs w:val="21"/>
        </w:rPr>
        <w:t>system clock can be up to 200MHz. SPI interface maximum clock is at 108MHz</w:t>
      </w:r>
      <w:r w:rsidR="004460D2">
        <w:rPr>
          <w:rFonts w:ascii="Apple Braille" w:hAnsi="Apple Braille"/>
          <w:szCs w:val="21"/>
        </w:rPr>
        <w:t>.</w:t>
      </w:r>
    </w:p>
    <w:p w14:paraId="0AF32E00" w14:textId="5EE9952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54B6D9D6" w14:textId="6DFBB55E" w:rsidR="001438A5" w:rsidRPr="00330AA6" w:rsidRDefault="00BA4625" w:rsidP="00FF20AE">
      <w:pPr>
        <w:pStyle w:val="ae"/>
        <w:ind w:left="360" w:firstLineChars="0" w:firstLine="0"/>
        <w:jc w:val="center"/>
        <w:rPr>
          <w:rFonts w:ascii="Apple Braille" w:hAnsi="Apple Braille" w:hint="eastAsia"/>
          <w:szCs w:val="21"/>
        </w:rPr>
      </w:pPr>
      <w:del w:id="433" w:author="Bai Rong" w:date="2021-05-18T20:05:00Z">
        <w:r w:rsidDel="0021390A">
          <w:rPr>
            <w:rFonts w:ascii="Apple Braille" w:hAnsi="Apple Braille" w:hint="eastAsia"/>
            <w:noProof/>
            <w:szCs w:val="21"/>
          </w:rPr>
          <w:drawing>
            <wp:inline distT="0" distB="0" distL="0" distR="0" wp14:anchorId="0CE625E4" wp14:editId="6ED48AE8">
              <wp:extent cx="4989558" cy="2537165"/>
              <wp:effectExtent l="0" t="0" r="1905" b="0"/>
              <wp:docPr id="24" name="图片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95317" cy="2540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434" w:author="Bai Rong" w:date="2021-05-18T20:05:00Z">
        <w:r w:rsidR="0021390A">
          <w:rPr>
            <w:rFonts w:ascii="Apple Braille" w:hAnsi="Apple Braille" w:hint="eastAsia"/>
            <w:noProof/>
            <w:szCs w:val="21"/>
          </w:rPr>
          <w:drawing>
            <wp:inline distT="0" distB="0" distL="0" distR="0" wp14:anchorId="531A7D49" wp14:editId="6C9F8877">
              <wp:extent cx="4985717" cy="2535497"/>
              <wp:effectExtent l="0" t="0" r="5715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27038" cy="255651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E385DCA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4372D32B" w14:textId="4A8358A1" w:rsidR="004460D2" w:rsidRDefault="004460D2" w:rsidP="004460D2">
      <w:pPr>
        <w:ind w:firstLine="420"/>
        <w:rPr>
          <w:rFonts w:ascii="Apple Braille" w:hAnsi="Apple Braille"/>
          <w:szCs w:val="21"/>
        </w:rPr>
      </w:pPr>
      <w:r w:rsidRPr="001E4ED5">
        <w:rPr>
          <w:rFonts w:ascii="Apple Braille" w:hAnsi="Apple Braille"/>
          <w:szCs w:val="21"/>
        </w:rPr>
        <w:t>Clock request for each function block:</w:t>
      </w:r>
    </w:p>
    <w:tbl>
      <w:tblPr>
        <w:tblW w:w="6804" w:type="dxa"/>
        <w:tblInd w:w="416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34"/>
        <w:gridCol w:w="2268"/>
        <w:gridCol w:w="1842"/>
        <w:gridCol w:w="1560"/>
      </w:tblGrid>
      <w:tr w:rsidR="004460D2" w:rsidRPr="001E4ED5" w14:paraId="08C83CF0" w14:textId="77777777" w:rsidTr="00126B18">
        <w:trPr>
          <w:trHeight w:val="333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1BE8B9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b/>
                <w:bCs/>
                <w:sz w:val="18"/>
                <w:szCs w:val="18"/>
              </w:rPr>
              <w:t>Clock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BBBB59" w14:textId="77777777" w:rsidR="004460D2" w:rsidRPr="00330AA6" w:rsidRDefault="004460D2" w:rsidP="00126B18">
            <w:pPr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330AA6">
              <w:rPr>
                <w:rFonts w:ascii="Apple Braille" w:hAnsi="Apple Braille"/>
                <w:b/>
                <w:bCs/>
                <w:sz w:val="18"/>
                <w:szCs w:val="18"/>
              </w:rPr>
              <w:t>Active mode (max MHz)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0F43BC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b/>
                <w:bCs/>
                <w:sz w:val="18"/>
                <w:szCs w:val="18"/>
              </w:rPr>
              <w:t>Sleep mode (MHz)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A5A5"/>
          </w:tcPr>
          <w:p w14:paraId="21A66D9F" w14:textId="77777777" w:rsidR="004460D2" w:rsidRPr="00330AA6" w:rsidRDefault="004460D2" w:rsidP="00126B18">
            <w:pPr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D</w:t>
            </w:r>
            <w:r>
              <w:rPr>
                <w:rFonts w:ascii="Apple Braille" w:hAnsi="Apple Braille"/>
                <w:b/>
                <w:bCs/>
                <w:sz w:val="18"/>
                <w:szCs w:val="18"/>
              </w:rPr>
              <w:t>uty-cycle</w:t>
            </w:r>
          </w:p>
        </w:tc>
      </w:tr>
      <w:tr w:rsidR="004460D2" w:rsidRPr="001E4ED5" w14:paraId="2DC2B2A5" w14:textId="77777777" w:rsidTr="00126B18">
        <w:trPr>
          <w:trHeight w:val="255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D6844E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CPU/AHB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9E51E5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200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B88274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161D4" w14:textId="77777777" w:rsidR="004460D2" w:rsidRPr="00330AA6" w:rsidRDefault="004460D2" w:rsidP="00126B18">
            <w:pPr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  <w:tr w:rsidR="004460D2" w:rsidRPr="001E4ED5" w14:paraId="525C9435" w14:textId="77777777" w:rsidTr="00126B18">
        <w:trPr>
          <w:trHeight w:val="205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C395D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APB</w:t>
            </w:r>
            <w:r>
              <w:rPr>
                <w:rFonts w:ascii="Apple Braille" w:hAnsi="Apple Braille" w:hint="eastAsia"/>
                <w:sz w:val="18"/>
                <w:szCs w:val="1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415AF6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5</w:t>
            </w:r>
            <w:r w:rsidRPr="00330AA6"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4B4F5B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348C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  <w:tr w:rsidR="004460D2" w:rsidRPr="001E4ED5" w14:paraId="76F9FF27" w14:textId="77777777" w:rsidTr="00126B18">
        <w:trPr>
          <w:trHeight w:val="205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AE9BAE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APB2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9747A9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100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A51C59" w14:textId="77777777" w:rsidR="004460D2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D6935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</w:p>
        </w:tc>
      </w:tr>
      <w:tr w:rsidR="004460D2" w:rsidRPr="001E4ED5" w14:paraId="2140FD62" w14:textId="77777777" w:rsidTr="00126B18">
        <w:trPr>
          <w:trHeight w:val="297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BE6065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Flash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84EBD0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1</w:t>
            </w:r>
            <w:r>
              <w:rPr>
                <w:rFonts w:ascii="Apple Braille" w:hAnsi="Apple Braille" w:hint="eastAsia"/>
                <w:sz w:val="18"/>
                <w:szCs w:val="18"/>
              </w:rPr>
              <w:t>08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5784C6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D5D4C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  <w:tr w:rsidR="004460D2" w:rsidRPr="001E4ED5" w14:paraId="4C3D8D13" w14:textId="77777777" w:rsidTr="00126B18">
        <w:trPr>
          <w:trHeight w:val="27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600688" w14:textId="44C915C6" w:rsidR="004460D2" w:rsidRPr="00330AA6" w:rsidRDefault="000F10D7" w:rsidP="00126B18">
            <w:pPr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Codec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E749ED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12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0BDD9D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1CC0A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  <w:tr w:rsidR="004460D2" w:rsidRPr="001E4ED5" w14:paraId="61A7434A" w14:textId="77777777" w:rsidTr="00126B18">
        <w:trPr>
          <w:trHeight w:val="256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AB41B7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I2S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04EE1D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24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2F7FEA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B0263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  <w:tr w:rsidR="004460D2" w:rsidRPr="001E4ED5" w14:paraId="11BDDACF" w14:textId="77777777" w:rsidTr="00126B18">
        <w:trPr>
          <w:trHeight w:val="206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CD57FB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 xml:space="preserve">PLL ref </w:t>
            </w:r>
            <w:proofErr w:type="spellStart"/>
            <w:r>
              <w:rPr>
                <w:rFonts w:ascii="Apple Braille" w:hAnsi="Apple Braille"/>
                <w:sz w:val="18"/>
                <w:szCs w:val="18"/>
              </w:rPr>
              <w:t>clk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B519D1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24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AC3467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32636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</w:tbl>
    <w:p w14:paraId="3B7FEDF9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35D93AD5" w14:textId="77777777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435" w:name="_Toc44431349"/>
      <w:bookmarkStart w:id="436" w:name="_Toc72260308"/>
      <w:r>
        <w:rPr>
          <w:rFonts w:ascii="Apple Braille" w:hAnsi="Apple Braille"/>
          <w:b/>
          <w:bCs/>
          <w:szCs w:val="21"/>
        </w:rPr>
        <w:t>PLL description</w:t>
      </w:r>
      <w:bookmarkEnd w:id="435"/>
      <w:bookmarkEnd w:id="436"/>
    </w:p>
    <w:p w14:paraId="69B2BAE5" w14:textId="15D6310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 w:rsidRPr="001E4ED5">
        <w:rPr>
          <w:rFonts w:ascii="Apple Braille" w:hAnsi="Apple Braille"/>
          <w:szCs w:val="21"/>
        </w:rPr>
        <w:t xml:space="preserve">The following figure shows the PLL architecture where the reference clock is </w:t>
      </w:r>
      <w:r>
        <w:rPr>
          <w:rFonts w:ascii="Apple Braille" w:hAnsi="Apple Braille"/>
          <w:szCs w:val="21"/>
        </w:rPr>
        <w:t>24</w:t>
      </w:r>
      <w:r w:rsidRPr="001E4ED5">
        <w:rPr>
          <w:rFonts w:ascii="Apple Braille" w:hAnsi="Apple Braille"/>
          <w:szCs w:val="21"/>
        </w:rPr>
        <w:t>MHz</w:t>
      </w:r>
      <w:r>
        <w:rPr>
          <w:rFonts w:ascii="Apple Braille" w:hAnsi="Apple Braille"/>
          <w:szCs w:val="21"/>
        </w:rPr>
        <w:t>.</w:t>
      </w:r>
    </w:p>
    <w:p w14:paraId="32F3852C" w14:textId="7777777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noProof/>
        </w:rPr>
        <w:lastRenderedPageBreak/>
        <w:drawing>
          <wp:inline distT="0" distB="0" distL="0" distR="0" wp14:anchorId="3E72B037" wp14:editId="60B921BE">
            <wp:extent cx="4082143" cy="2147305"/>
            <wp:effectExtent l="0" t="0" r="0" b="571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846" cy="226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8C30C" w14:textId="285CE86A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T</w:t>
      </w:r>
      <w:r>
        <w:rPr>
          <w:rFonts w:ascii="Apple Braille" w:hAnsi="Apple Braille"/>
          <w:szCs w:val="21"/>
        </w:rPr>
        <w:t>his table shows the signals for PLL operation:</w:t>
      </w:r>
    </w:p>
    <w:p w14:paraId="596F89EF" w14:textId="77777777" w:rsidR="004460D2" w:rsidRPr="007046D9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4"/>
        <w:gridCol w:w="3248"/>
        <w:gridCol w:w="3333"/>
      </w:tblGrid>
      <w:tr w:rsidR="004460D2" w14:paraId="6E680F10" w14:textId="77777777" w:rsidTr="00126B18">
        <w:tc>
          <w:tcPr>
            <w:tcW w:w="1284" w:type="dxa"/>
            <w:shd w:val="clear" w:color="auto" w:fill="D0CECE" w:themeFill="background2" w:themeFillShade="E6"/>
          </w:tcPr>
          <w:p w14:paraId="270B8937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Cs w:val="21"/>
              </w:rPr>
            </w:pPr>
            <w:r w:rsidRPr="00EF61F1">
              <w:rPr>
                <w:rFonts w:ascii="Apple Braille" w:hAnsi="Apple Braille" w:hint="eastAsia"/>
                <w:b/>
                <w:bCs/>
                <w:szCs w:val="21"/>
              </w:rPr>
              <w:t>S</w:t>
            </w:r>
            <w:r w:rsidRPr="00EF61F1">
              <w:rPr>
                <w:rFonts w:ascii="Apple Braille" w:hAnsi="Apple Braille"/>
                <w:b/>
                <w:bCs/>
                <w:szCs w:val="21"/>
              </w:rPr>
              <w:t>ignal</w:t>
            </w:r>
          </w:p>
        </w:tc>
        <w:tc>
          <w:tcPr>
            <w:tcW w:w="3248" w:type="dxa"/>
            <w:shd w:val="clear" w:color="auto" w:fill="D0CECE" w:themeFill="background2" w:themeFillShade="E6"/>
          </w:tcPr>
          <w:p w14:paraId="009BD255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Cs w:val="21"/>
              </w:rPr>
            </w:pPr>
            <w:r w:rsidRPr="00EF61F1">
              <w:rPr>
                <w:rFonts w:ascii="Apple Braille" w:hAnsi="Apple Braille" w:hint="eastAsia"/>
                <w:b/>
                <w:bCs/>
                <w:szCs w:val="21"/>
              </w:rPr>
              <w:t>U</w:t>
            </w:r>
            <w:r w:rsidRPr="00EF61F1">
              <w:rPr>
                <w:rFonts w:ascii="Apple Braille" w:hAnsi="Apple Braille"/>
                <w:b/>
                <w:bCs/>
                <w:szCs w:val="21"/>
              </w:rPr>
              <w:t>sage</w:t>
            </w:r>
          </w:p>
        </w:tc>
        <w:tc>
          <w:tcPr>
            <w:tcW w:w="3333" w:type="dxa"/>
            <w:shd w:val="clear" w:color="auto" w:fill="D0CECE" w:themeFill="background2" w:themeFillShade="E6"/>
          </w:tcPr>
          <w:p w14:paraId="74E0C810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Cs w:val="21"/>
              </w:rPr>
            </w:pPr>
            <w:r w:rsidRPr="00EF61F1">
              <w:rPr>
                <w:rFonts w:ascii="Apple Braille" w:hAnsi="Apple Braille" w:hint="eastAsia"/>
                <w:b/>
                <w:bCs/>
                <w:szCs w:val="21"/>
              </w:rPr>
              <w:t>L</w:t>
            </w:r>
            <w:r w:rsidRPr="00EF61F1">
              <w:rPr>
                <w:rFonts w:ascii="Apple Braille" w:hAnsi="Apple Braille"/>
                <w:b/>
                <w:bCs/>
                <w:szCs w:val="21"/>
              </w:rPr>
              <w:t>imitation</w:t>
            </w:r>
          </w:p>
        </w:tc>
      </w:tr>
      <w:tr w:rsidR="004460D2" w14:paraId="04FA3DE0" w14:textId="77777777" w:rsidTr="00126B18">
        <w:tc>
          <w:tcPr>
            <w:tcW w:w="1284" w:type="dxa"/>
          </w:tcPr>
          <w:p w14:paraId="2916CAEE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DIVR[4:0]</w:t>
            </w:r>
          </w:p>
        </w:tc>
        <w:tc>
          <w:tcPr>
            <w:tcW w:w="3248" w:type="dxa"/>
          </w:tcPr>
          <w:p w14:paraId="6A73D883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Reference Divider Value</w:t>
            </w:r>
          </w:p>
          <w:p w14:paraId="79460170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 (binary value + 1 : 00000 = ÷1)</w:t>
            </w:r>
          </w:p>
        </w:tc>
        <w:tc>
          <w:tcPr>
            <w:tcW w:w="3333" w:type="dxa"/>
          </w:tcPr>
          <w:p w14:paraId="0DB21C74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Both REF and post-divide REF must be within the specified range</w:t>
            </w:r>
          </w:p>
        </w:tc>
      </w:tr>
      <w:tr w:rsidR="004460D2" w14:paraId="54A5C1F5" w14:textId="77777777" w:rsidTr="00126B18">
        <w:tc>
          <w:tcPr>
            <w:tcW w:w="1284" w:type="dxa"/>
          </w:tcPr>
          <w:p w14:paraId="0F24628A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DIVF[6:0]</w:t>
            </w:r>
          </w:p>
        </w:tc>
        <w:tc>
          <w:tcPr>
            <w:tcW w:w="3248" w:type="dxa"/>
          </w:tcPr>
          <w:p w14:paraId="01E50966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Feedback Divider Value </w:t>
            </w:r>
          </w:p>
          <w:p w14:paraId="4AA6498C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(binary value + 1 : 0000000 = ÷1)</w:t>
            </w:r>
          </w:p>
        </w:tc>
        <w:tc>
          <w:tcPr>
            <w:tcW w:w="3333" w:type="dxa"/>
          </w:tcPr>
          <w:p w14:paraId="6860623E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VCO must be within the specified range </w:t>
            </w:r>
          </w:p>
        </w:tc>
      </w:tr>
      <w:tr w:rsidR="004460D2" w14:paraId="1E58C1DD" w14:textId="77777777" w:rsidTr="00126B18">
        <w:tc>
          <w:tcPr>
            <w:tcW w:w="1284" w:type="dxa"/>
          </w:tcPr>
          <w:p w14:paraId="760EC13F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DIVQ[2:0]</w:t>
            </w:r>
          </w:p>
        </w:tc>
        <w:tc>
          <w:tcPr>
            <w:tcW w:w="3248" w:type="dxa"/>
          </w:tcPr>
          <w:p w14:paraId="2F1887A6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Output Divider Value (2^ binary value)</w:t>
            </w:r>
          </w:p>
          <w:p w14:paraId="5B18A539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001 = ÷2        100 = ÷16</w:t>
            </w:r>
          </w:p>
          <w:p w14:paraId="5B876534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010 = ÷4        101 = ÷32</w:t>
            </w:r>
          </w:p>
          <w:p w14:paraId="74427280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011 = ÷8        110 = ÷64</w:t>
            </w:r>
          </w:p>
        </w:tc>
        <w:tc>
          <w:tcPr>
            <w:tcW w:w="3333" w:type="dxa"/>
          </w:tcPr>
          <w:p w14:paraId="342F86F2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</w:tr>
      <w:tr w:rsidR="004460D2" w14:paraId="789DA9B4" w14:textId="77777777" w:rsidTr="00126B18">
        <w:tc>
          <w:tcPr>
            <w:tcW w:w="1284" w:type="dxa"/>
          </w:tcPr>
          <w:p w14:paraId="4E120DDB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FSE</w:t>
            </w:r>
          </w:p>
        </w:tc>
        <w:tc>
          <w:tcPr>
            <w:tcW w:w="3248" w:type="dxa"/>
          </w:tcPr>
          <w:p w14:paraId="25AA6AD8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Chooses between internal and external input paths:</w:t>
            </w:r>
          </w:p>
          <w:p w14:paraId="15D1A39B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0 = FB pin input </w:t>
            </w:r>
          </w:p>
          <w:p w14:paraId="267E418F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1 = internal feedback</w:t>
            </w:r>
          </w:p>
        </w:tc>
        <w:tc>
          <w:tcPr>
            <w:tcW w:w="3333" w:type="dxa"/>
          </w:tcPr>
          <w:p w14:paraId="54A5D308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</w:tr>
      <w:tr w:rsidR="004460D2" w14:paraId="3EA33133" w14:textId="77777777" w:rsidTr="00126B18">
        <w:tc>
          <w:tcPr>
            <w:tcW w:w="1284" w:type="dxa"/>
          </w:tcPr>
          <w:p w14:paraId="53844963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RANGE</w:t>
            </w:r>
            <w:r>
              <w:rPr>
                <w:rFonts w:ascii="Apple Braille" w:hAnsi="Apple Braille"/>
                <w:sz w:val="18"/>
                <w:szCs w:val="18"/>
              </w:rPr>
              <w:t xml:space="preserve"> </w:t>
            </w:r>
            <w:r w:rsidRPr="00EF61F1">
              <w:rPr>
                <w:rFonts w:ascii="Apple Braille" w:hAnsi="Apple Braille"/>
                <w:sz w:val="18"/>
                <w:szCs w:val="18"/>
              </w:rPr>
              <w:t>[2:0]</w:t>
            </w:r>
          </w:p>
        </w:tc>
        <w:tc>
          <w:tcPr>
            <w:tcW w:w="3248" w:type="dxa"/>
          </w:tcPr>
          <w:p w14:paraId="1500437E" w14:textId="77777777" w:rsidR="004460D2" w:rsidRPr="00EF61F1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PLL Filter Range </w:t>
            </w:r>
          </w:p>
          <w:p w14:paraId="4629FB29" w14:textId="77777777" w:rsidR="004460D2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000=BYPASS </w:t>
            </w:r>
            <w:r>
              <w:rPr>
                <w:rFonts w:ascii="Apple Braille" w:hAnsi="Apple Braille"/>
                <w:sz w:val="18"/>
                <w:szCs w:val="18"/>
              </w:rPr>
              <w:t xml:space="preserve">     </w:t>
            </w:r>
            <w:r w:rsidRPr="00EF61F1">
              <w:rPr>
                <w:rFonts w:ascii="Apple Braille" w:hAnsi="Apple Braille"/>
                <w:sz w:val="18"/>
                <w:szCs w:val="18"/>
              </w:rPr>
              <w:t xml:space="preserve">100=26-42MHz 001=Reserved </w:t>
            </w:r>
            <w:r>
              <w:rPr>
                <w:rFonts w:ascii="Apple Braille" w:hAnsi="Apple Braille"/>
                <w:sz w:val="18"/>
                <w:szCs w:val="18"/>
              </w:rPr>
              <w:t xml:space="preserve">    </w:t>
            </w:r>
            <w:r w:rsidRPr="00EF61F1">
              <w:rPr>
                <w:rFonts w:ascii="Apple Braille" w:hAnsi="Apple Braille"/>
                <w:sz w:val="18"/>
                <w:szCs w:val="18"/>
              </w:rPr>
              <w:t xml:space="preserve">101=42-68MHz </w:t>
            </w:r>
          </w:p>
          <w:p w14:paraId="53952B2F" w14:textId="77777777" w:rsidR="004460D2" w:rsidRPr="00EF61F1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010=10-16MHz    110=68-110MHz 011=16-26MHz    111=110-200MH</w:t>
            </w:r>
          </w:p>
        </w:tc>
        <w:tc>
          <w:tcPr>
            <w:tcW w:w="3333" w:type="dxa"/>
          </w:tcPr>
          <w:p w14:paraId="1CA69B5E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This sets the PLL loop filter to work with the post</w:t>
            </w:r>
            <w:r>
              <w:rPr>
                <w:rFonts w:ascii="Apple Braille" w:hAnsi="Apple Braille"/>
                <w:sz w:val="18"/>
                <w:szCs w:val="18"/>
              </w:rPr>
              <w:t>-</w:t>
            </w:r>
            <w:r w:rsidRPr="00EF61F1">
              <w:rPr>
                <w:rFonts w:ascii="Apple Braille" w:hAnsi="Apple Braille"/>
                <w:sz w:val="18"/>
                <w:szCs w:val="18"/>
              </w:rPr>
              <w:t>reference divider frequency. Choose the highest valid range for best jitter performance</w:t>
            </w:r>
            <w:r>
              <w:rPr>
                <w:rFonts w:ascii="Apple Braille" w:hAnsi="Apple Braille"/>
                <w:sz w:val="18"/>
                <w:szCs w:val="18"/>
              </w:rPr>
              <w:t xml:space="preserve">, </w:t>
            </w:r>
            <w:r w:rsidRPr="00EF61F1">
              <w:rPr>
                <w:rFonts w:ascii="Apple Braille" w:hAnsi="Apple Braille"/>
                <w:sz w:val="18"/>
                <w:szCs w:val="18"/>
              </w:rPr>
              <w:t>or optimize with post-silicon characterization.</w:t>
            </w:r>
          </w:p>
        </w:tc>
      </w:tr>
    </w:tbl>
    <w:p w14:paraId="15A35962" w14:textId="7777777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5DC90CC5" w14:textId="0453F452" w:rsidR="007046D9" w:rsidRPr="00906CE5" w:rsidRDefault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This table shows the key parameters of PLL:</w:t>
      </w:r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8"/>
        <w:gridCol w:w="992"/>
        <w:gridCol w:w="878"/>
        <w:gridCol w:w="848"/>
        <w:gridCol w:w="848"/>
        <w:gridCol w:w="781"/>
      </w:tblGrid>
      <w:tr w:rsidR="004460D2" w14:paraId="2C1A7DBE" w14:textId="77777777" w:rsidTr="00126B18">
        <w:tc>
          <w:tcPr>
            <w:tcW w:w="3518" w:type="dxa"/>
            <w:shd w:val="clear" w:color="auto" w:fill="D0CECE" w:themeFill="background2" w:themeFillShade="E6"/>
          </w:tcPr>
          <w:p w14:paraId="0040793D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Description 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4477BA5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Symbol</w:t>
            </w:r>
          </w:p>
        </w:tc>
        <w:tc>
          <w:tcPr>
            <w:tcW w:w="878" w:type="dxa"/>
            <w:shd w:val="clear" w:color="auto" w:fill="D0CECE" w:themeFill="background2" w:themeFillShade="E6"/>
          </w:tcPr>
          <w:p w14:paraId="4034FA7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Min</w:t>
            </w:r>
          </w:p>
        </w:tc>
        <w:tc>
          <w:tcPr>
            <w:tcW w:w="848" w:type="dxa"/>
            <w:shd w:val="clear" w:color="auto" w:fill="D0CECE" w:themeFill="background2" w:themeFillShade="E6"/>
          </w:tcPr>
          <w:p w14:paraId="4B78B0E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Typ</w:t>
            </w:r>
            <w:proofErr w:type="spellEnd"/>
          </w:p>
        </w:tc>
        <w:tc>
          <w:tcPr>
            <w:tcW w:w="848" w:type="dxa"/>
            <w:shd w:val="clear" w:color="auto" w:fill="D0CECE" w:themeFill="background2" w:themeFillShade="E6"/>
          </w:tcPr>
          <w:p w14:paraId="7028087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Max</w:t>
            </w:r>
          </w:p>
        </w:tc>
        <w:tc>
          <w:tcPr>
            <w:tcW w:w="781" w:type="dxa"/>
            <w:shd w:val="clear" w:color="auto" w:fill="D0CECE" w:themeFill="background2" w:themeFillShade="E6"/>
          </w:tcPr>
          <w:p w14:paraId="4ADA19B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Units</w:t>
            </w:r>
          </w:p>
        </w:tc>
      </w:tr>
      <w:tr w:rsidR="004460D2" w14:paraId="0F8EE2D3" w14:textId="77777777" w:rsidTr="00126B18">
        <w:tc>
          <w:tcPr>
            <w:tcW w:w="3518" w:type="dxa"/>
          </w:tcPr>
          <w:p w14:paraId="0F56B53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Input Frequency</w:t>
            </w:r>
          </w:p>
        </w:tc>
        <w:tc>
          <w:tcPr>
            <w:tcW w:w="992" w:type="dxa"/>
          </w:tcPr>
          <w:p w14:paraId="0C720A7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Fref</w:t>
            </w:r>
            <w:proofErr w:type="spellEnd"/>
          </w:p>
        </w:tc>
        <w:tc>
          <w:tcPr>
            <w:tcW w:w="878" w:type="dxa"/>
          </w:tcPr>
          <w:p w14:paraId="0E08662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7342ACD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24</w:t>
            </w:r>
          </w:p>
        </w:tc>
        <w:tc>
          <w:tcPr>
            <w:tcW w:w="848" w:type="dxa"/>
          </w:tcPr>
          <w:p w14:paraId="5FEEB94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1" w:type="dxa"/>
          </w:tcPr>
          <w:p w14:paraId="6446EA1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14:paraId="26A3C25B" w14:textId="77777777" w:rsidTr="00126B18">
        <w:tc>
          <w:tcPr>
            <w:tcW w:w="3518" w:type="dxa"/>
          </w:tcPr>
          <w:p w14:paraId="77A07F2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VCO Frequency</w:t>
            </w:r>
          </w:p>
        </w:tc>
        <w:tc>
          <w:tcPr>
            <w:tcW w:w="992" w:type="dxa"/>
          </w:tcPr>
          <w:p w14:paraId="633B1ECF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Fvco</w:t>
            </w:r>
            <w:proofErr w:type="spellEnd"/>
          </w:p>
        </w:tc>
        <w:tc>
          <w:tcPr>
            <w:tcW w:w="878" w:type="dxa"/>
          </w:tcPr>
          <w:p w14:paraId="6E19E00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1000</w:t>
            </w:r>
          </w:p>
        </w:tc>
        <w:tc>
          <w:tcPr>
            <w:tcW w:w="848" w:type="dxa"/>
          </w:tcPr>
          <w:p w14:paraId="71B3B3BF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16038C8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2000</w:t>
            </w:r>
          </w:p>
        </w:tc>
        <w:tc>
          <w:tcPr>
            <w:tcW w:w="781" w:type="dxa"/>
          </w:tcPr>
          <w:p w14:paraId="21326D9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14:paraId="2B2044C3" w14:textId="77777777" w:rsidTr="00126B18">
        <w:tc>
          <w:tcPr>
            <w:tcW w:w="3518" w:type="dxa"/>
          </w:tcPr>
          <w:p w14:paraId="7363D7E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Output Frequency</w:t>
            </w:r>
          </w:p>
        </w:tc>
        <w:tc>
          <w:tcPr>
            <w:tcW w:w="992" w:type="dxa"/>
          </w:tcPr>
          <w:p w14:paraId="585D9CC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Fout</w:t>
            </w:r>
            <w:proofErr w:type="spellEnd"/>
          </w:p>
        </w:tc>
        <w:tc>
          <w:tcPr>
            <w:tcW w:w="878" w:type="dxa"/>
          </w:tcPr>
          <w:p w14:paraId="1A53F6B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20</w:t>
            </w:r>
          </w:p>
        </w:tc>
        <w:tc>
          <w:tcPr>
            <w:tcW w:w="848" w:type="dxa"/>
          </w:tcPr>
          <w:p w14:paraId="222D0A2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34EB1FB5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1000</w:t>
            </w:r>
          </w:p>
        </w:tc>
        <w:tc>
          <w:tcPr>
            <w:tcW w:w="781" w:type="dxa"/>
          </w:tcPr>
          <w:p w14:paraId="3B2C3CA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14:paraId="093205E5" w14:textId="77777777" w:rsidTr="00126B18">
        <w:tc>
          <w:tcPr>
            <w:tcW w:w="3518" w:type="dxa"/>
          </w:tcPr>
          <w:p w14:paraId="0FFAC21D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Output Duty Cycle</w:t>
            </w:r>
          </w:p>
        </w:tc>
        <w:tc>
          <w:tcPr>
            <w:tcW w:w="992" w:type="dxa"/>
          </w:tcPr>
          <w:p w14:paraId="21F57AC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t-do</w:t>
            </w:r>
          </w:p>
        </w:tc>
        <w:tc>
          <w:tcPr>
            <w:tcW w:w="878" w:type="dxa"/>
          </w:tcPr>
          <w:p w14:paraId="6173C62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45</w:t>
            </w:r>
          </w:p>
        </w:tc>
        <w:tc>
          <w:tcPr>
            <w:tcW w:w="848" w:type="dxa"/>
          </w:tcPr>
          <w:p w14:paraId="3185F0A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7A6D333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55</w:t>
            </w:r>
          </w:p>
        </w:tc>
        <w:tc>
          <w:tcPr>
            <w:tcW w:w="781" w:type="dxa"/>
          </w:tcPr>
          <w:p w14:paraId="4A53BAC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14:paraId="01659931" w14:textId="77777777" w:rsidTr="00126B18">
        <w:tc>
          <w:tcPr>
            <w:tcW w:w="3518" w:type="dxa"/>
          </w:tcPr>
          <w:p w14:paraId="5F18D73D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Maximum Lock Time</w:t>
            </w:r>
          </w:p>
        </w:tc>
        <w:tc>
          <w:tcPr>
            <w:tcW w:w="992" w:type="dxa"/>
          </w:tcPr>
          <w:p w14:paraId="5706301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t-lock</w:t>
            </w:r>
          </w:p>
        </w:tc>
        <w:tc>
          <w:tcPr>
            <w:tcW w:w="878" w:type="dxa"/>
          </w:tcPr>
          <w:p w14:paraId="236F3ED7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7DCA943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5FA4370D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50</w:t>
            </w:r>
          </w:p>
        </w:tc>
        <w:tc>
          <w:tcPr>
            <w:tcW w:w="781" w:type="dxa"/>
          </w:tcPr>
          <w:p w14:paraId="39E0D55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µs</w:t>
            </w:r>
          </w:p>
        </w:tc>
      </w:tr>
      <w:tr w:rsidR="004460D2" w14:paraId="12ECDF10" w14:textId="77777777" w:rsidTr="00126B18">
        <w:tc>
          <w:tcPr>
            <w:tcW w:w="3518" w:type="dxa"/>
          </w:tcPr>
          <w:p w14:paraId="31B2A8D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Reset Time</w:t>
            </w:r>
          </w:p>
        </w:tc>
        <w:tc>
          <w:tcPr>
            <w:tcW w:w="992" w:type="dxa"/>
          </w:tcPr>
          <w:p w14:paraId="2E0346B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t-reset</w:t>
            </w:r>
          </w:p>
        </w:tc>
        <w:tc>
          <w:tcPr>
            <w:tcW w:w="878" w:type="dxa"/>
          </w:tcPr>
          <w:p w14:paraId="4EBD02A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848" w:type="dxa"/>
          </w:tcPr>
          <w:p w14:paraId="441BC84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78DE1FE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1" w:type="dxa"/>
          </w:tcPr>
          <w:p w14:paraId="7C7AED4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µs</w:t>
            </w:r>
          </w:p>
        </w:tc>
      </w:tr>
      <w:tr w:rsidR="004460D2" w14:paraId="1526A11F" w14:textId="77777777" w:rsidTr="00126B18">
        <w:tc>
          <w:tcPr>
            <w:tcW w:w="3518" w:type="dxa"/>
          </w:tcPr>
          <w:p w14:paraId="2436137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 xml:space="preserve">Maximum Long Term Jitter </w:t>
            </w:r>
          </w:p>
        </w:tc>
        <w:tc>
          <w:tcPr>
            <w:tcW w:w="992" w:type="dxa"/>
          </w:tcPr>
          <w:p w14:paraId="4994E3D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LTJ</w:t>
            </w:r>
          </w:p>
        </w:tc>
        <w:tc>
          <w:tcPr>
            <w:tcW w:w="3355" w:type="dxa"/>
            <w:gridSpan w:val="4"/>
          </w:tcPr>
          <w:p w14:paraId="6FF495E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±1% Divided-Ref Period</w:t>
            </w:r>
          </w:p>
        </w:tc>
      </w:tr>
      <w:tr w:rsidR="004460D2" w14:paraId="717A40F4" w14:textId="77777777" w:rsidTr="00126B18">
        <w:tc>
          <w:tcPr>
            <w:tcW w:w="3518" w:type="dxa"/>
          </w:tcPr>
          <w:p w14:paraId="05FFE7B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 xml:space="preserve">Maximum Cycle to Cycle </w:t>
            </w: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Jitte</w:t>
            </w:r>
            <w:proofErr w:type="spellEnd"/>
          </w:p>
        </w:tc>
        <w:tc>
          <w:tcPr>
            <w:tcW w:w="992" w:type="dxa"/>
          </w:tcPr>
          <w:p w14:paraId="4569664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CCJ</w:t>
            </w:r>
          </w:p>
        </w:tc>
        <w:tc>
          <w:tcPr>
            <w:tcW w:w="3355" w:type="dxa"/>
            <w:gridSpan w:val="4"/>
          </w:tcPr>
          <w:p w14:paraId="77862D0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±1% Output Period</w:t>
            </w:r>
          </w:p>
        </w:tc>
      </w:tr>
      <w:tr w:rsidR="004460D2" w14:paraId="4023384F" w14:textId="77777777" w:rsidTr="00126B18">
        <w:tc>
          <w:tcPr>
            <w:tcW w:w="3518" w:type="dxa"/>
          </w:tcPr>
          <w:p w14:paraId="7A1AC18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Total Power (unloaded)</w:t>
            </w:r>
          </w:p>
        </w:tc>
        <w:tc>
          <w:tcPr>
            <w:tcW w:w="992" w:type="dxa"/>
          </w:tcPr>
          <w:p w14:paraId="6F805A9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IDD</w:t>
            </w:r>
          </w:p>
        </w:tc>
        <w:tc>
          <w:tcPr>
            <w:tcW w:w="878" w:type="dxa"/>
          </w:tcPr>
          <w:p w14:paraId="2A207CB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3B5D704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</w:t>
            </w:r>
          </w:p>
        </w:tc>
        <w:tc>
          <w:tcPr>
            <w:tcW w:w="848" w:type="dxa"/>
          </w:tcPr>
          <w:p w14:paraId="0AA9B1B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1" w:type="dxa"/>
          </w:tcPr>
          <w:p w14:paraId="2B142D8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mA</w:t>
            </w:r>
          </w:p>
        </w:tc>
      </w:tr>
    </w:tbl>
    <w:p w14:paraId="2234053E" w14:textId="7777777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40B9ED7F" w14:textId="38C41EA5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437" w:name="_Toc44431350"/>
      <w:bookmarkStart w:id="438" w:name="_Toc72260309"/>
      <w:r>
        <w:rPr>
          <w:rFonts w:ascii="Apple Braille" w:hAnsi="Apple Braille"/>
          <w:b/>
          <w:bCs/>
          <w:szCs w:val="21"/>
        </w:rPr>
        <w:lastRenderedPageBreak/>
        <w:t>Crystal oscillator description:</w:t>
      </w:r>
      <w:bookmarkEnd w:id="437"/>
      <w:bookmarkEnd w:id="438"/>
    </w:p>
    <w:p w14:paraId="20CA0110" w14:textId="77777777" w:rsidR="003D5E8E" w:rsidRDefault="003D5E8E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37D8F009" w14:textId="175C4B23" w:rsidR="004460D2" w:rsidRDefault="003D5E8E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drawing>
          <wp:inline distT="0" distB="0" distL="0" distR="0" wp14:anchorId="2464B00F" wp14:editId="097DD27B">
            <wp:extent cx="4019115" cy="17390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115" cy="1739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B468B" w14:textId="77777777" w:rsidR="00D5776F" w:rsidRDefault="00D5776F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187D6D60" w14:textId="5CDCE275" w:rsidR="004460D2" w:rsidRPr="00445B5C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T</w:t>
      </w:r>
      <w:r>
        <w:rPr>
          <w:rFonts w:ascii="Apple Braille" w:hAnsi="Apple Braille"/>
          <w:szCs w:val="21"/>
        </w:rPr>
        <w:t xml:space="preserve">he </w:t>
      </w:r>
      <w:r w:rsidR="003D5E8E">
        <w:rPr>
          <w:rFonts w:ascii="Apple Braille" w:hAnsi="Apple Braille"/>
          <w:szCs w:val="21"/>
        </w:rPr>
        <w:t xml:space="preserve">above </w:t>
      </w:r>
      <w:r>
        <w:rPr>
          <w:rFonts w:ascii="Apple Braille" w:hAnsi="Apple Braille"/>
          <w:szCs w:val="21"/>
        </w:rPr>
        <w:t xml:space="preserve">figure shows the crystal oscillator circuit and the crystal equivalent circuit. Only the crystal (XTAL) and the capacitances CX1 and CX2 need to be connected externally on XTAL-In and XTAL-Out. The oscillator has also a bypass mode where an external clock can be applied directly </w:t>
      </w:r>
      <w:r w:rsidR="000F10D7">
        <w:rPr>
          <w:rFonts w:ascii="Apple Braille" w:hAnsi="Apple Braille"/>
          <w:szCs w:val="21"/>
        </w:rPr>
        <w:t xml:space="preserve">to the </w:t>
      </w:r>
      <w:r>
        <w:rPr>
          <w:rFonts w:ascii="Apple Braille" w:hAnsi="Apple Braille"/>
          <w:szCs w:val="21"/>
        </w:rPr>
        <w:t>XTAL-In pin.</w:t>
      </w:r>
    </w:p>
    <w:p w14:paraId="2F25BE1C" w14:textId="77777777" w:rsidR="004460D2" w:rsidRPr="007051B2" w:rsidRDefault="004460D2" w:rsidP="00906CE5">
      <w:pPr>
        <w:rPr>
          <w:rFonts w:ascii="Apple Braille" w:hAnsi="Apple Braille"/>
          <w:szCs w:val="21"/>
        </w:rPr>
      </w:pPr>
    </w:p>
    <w:p w14:paraId="55FB141C" w14:textId="1A8D3B5F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F</w:t>
      </w:r>
      <w:r>
        <w:rPr>
          <w:rFonts w:ascii="Apple Braille" w:hAnsi="Apple Braille"/>
          <w:szCs w:val="21"/>
        </w:rPr>
        <w:t xml:space="preserve">or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 xml:space="preserve">best results, it’s very critical to select a matching crystal for the on-chip oscillator. </w:t>
      </w:r>
      <w:r w:rsidR="00BF4972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 xml:space="preserve">load capacitance CL, series resistance Rs, and drive level DL are important parameters to consider while choosing the crystal. Rf is the feedback resistor important for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 xml:space="preserve">crystal to start oscillation. After selecting the proper crystal, the external load capacitor CX1 and CX2 values </w:t>
      </w:r>
      <w:r w:rsidR="00EB511F">
        <w:rPr>
          <w:rFonts w:ascii="Apple Braille" w:hAnsi="Apple Braille"/>
          <w:szCs w:val="21"/>
        </w:rPr>
        <w:t xml:space="preserve">can </w:t>
      </w:r>
      <w:r>
        <w:rPr>
          <w:rFonts w:ascii="Apple Braille" w:hAnsi="Apple Braille"/>
          <w:szCs w:val="21"/>
        </w:rPr>
        <w:t>be generally determined by the following expression:</w:t>
      </w:r>
    </w:p>
    <w:p w14:paraId="1C3F4B25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43327D2B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B4098E">
        <w:rPr>
          <w:rFonts w:ascii="Apple Braille" w:hAnsi="Apple Braille" w:hint="eastAsia"/>
          <w:szCs w:val="21"/>
        </w:rPr>
        <w:t>C</w:t>
      </w:r>
      <w:r w:rsidRPr="00B4098E">
        <w:rPr>
          <w:rFonts w:ascii="Apple Braille" w:hAnsi="Apple Braille"/>
          <w:szCs w:val="21"/>
        </w:rPr>
        <w:t>X1=CX2= CL – (</w:t>
      </w:r>
      <w:proofErr w:type="spellStart"/>
      <w:r w:rsidRPr="00B4098E">
        <w:rPr>
          <w:rFonts w:ascii="Apple Braille" w:hAnsi="Apple Braille"/>
          <w:szCs w:val="21"/>
        </w:rPr>
        <w:t>Cpad</w:t>
      </w:r>
      <w:proofErr w:type="spellEnd"/>
      <w:r w:rsidRPr="00B4098E">
        <w:rPr>
          <w:rFonts w:ascii="Apple Braille" w:hAnsi="Apple Braille"/>
          <w:szCs w:val="21"/>
        </w:rPr>
        <w:t xml:space="preserve"> + </w:t>
      </w:r>
      <w:proofErr w:type="spellStart"/>
      <w:r w:rsidRPr="00B4098E">
        <w:rPr>
          <w:rFonts w:ascii="Apple Braille" w:hAnsi="Apple Braille"/>
          <w:szCs w:val="21"/>
        </w:rPr>
        <w:t>Cparasitic</w:t>
      </w:r>
      <w:proofErr w:type="spellEnd"/>
      <w:r w:rsidRPr="00B4098E">
        <w:rPr>
          <w:rFonts w:ascii="Apple Braille" w:hAnsi="Apple Braille"/>
          <w:szCs w:val="21"/>
        </w:rPr>
        <w:t>)</w:t>
      </w:r>
    </w:p>
    <w:p w14:paraId="02F8B357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Where:</w:t>
      </w:r>
    </w:p>
    <w:p w14:paraId="1A04C67B" w14:textId="04944EBB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C</w:t>
      </w:r>
      <w:r>
        <w:rPr>
          <w:rFonts w:ascii="Apple Braille" w:hAnsi="Apple Braille"/>
          <w:szCs w:val="21"/>
        </w:rPr>
        <w:t>L</w:t>
      </w:r>
      <w:r>
        <w:rPr>
          <w:rFonts w:ascii="Apple Braille" w:hAnsi="Apple Braille" w:hint="eastAsia"/>
          <w:szCs w:val="21"/>
        </w:rPr>
        <w:t>：</w:t>
      </w:r>
      <w:r>
        <w:rPr>
          <w:rFonts w:ascii="Apple Braille" w:hAnsi="Apple Braille"/>
          <w:szCs w:val="21"/>
        </w:rPr>
        <w:t>C</w:t>
      </w:r>
      <w:r>
        <w:rPr>
          <w:rFonts w:ascii="Apple Braille" w:hAnsi="Apple Braille" w:hint="eastAsia"/>
          <w:szCs w:val="21"/>
        </w:rPr>
        <w:t>rystal</w:t>
      </w:r>
      <w:r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 w:hint="eastAsia"/>
          <w:szCs w:val="21"/>
        </w:rPr>
        <w:t>load</w:t>
      </w:r>
      <w:r>
        <w:rPr>
          <w:rFonts w:ascii="Apple Braille" w:hAnsi="Apple Braille"/>
          <w:szCs w:val="21"/>
        </w:rPr>
        <w:t xml:space="preserve"> capacitance</w:t>
      </w:r>
      <w:r w:rsidR="00AD09F0">
        <w:rPr>
          <w:rFonts w:ascii="Apple Braille" w:hAnsi="Apple Braille"/>
          <w:szCs w:val="21"/>
        </w:rPr>
        <w:t xml:space="preserve"> per terminal</w:t>
      </w:r>
    </w:p>
    <w:p w14:paraId="443F272A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proofErr w:type="spellStart"/>
      <w:r>
        <w:rPr>
          <w:rFonts w:ascii="Apple Braille" w:hAnsi="Apple Braille" w:hint="eastAsia"/>
          <w:szCs w:val="21"/>
        </w:rPr>
        <w:t>C</w:t>
      </w:r>
      <w:r>
        <w:rPr>
          <w:rFonts w:ascii="Apple Braille" w:hAnsi="Apple Braille"/>
          <w:szCs w:val="21"/>
        </w:rPr>
        <w:t>pad</w:t>
      </w:r>
      <w:proofErr w:type="spellEnd"/>
      <w:r>
        <w:rPr>
          <w:rFonts w:ascii="Apple Braille" w:hAnsi="Apple Braille"/>
          <w:szCs w:val="21"/>
        </w:rPr>
        <w:t>: Pad capacitance of the XTAL-In and XTAL-Out pins</w:t>
      </w:r>
    </w:p>
    <w:p w14:paraId="45CE55DE" w14:textId="68730B8F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proofErr w:type="spellStart"/>
      <w:r>
        <w:rPr>
          <w:rFonts w:ascii="Apple Braille" w:hAnsi="Apple Braille" w:hint="eastAsia"/>
          <w:szCs w:val="21"/>
        </w:rPr>
        <w:t>C</w:t>
      </w:r>
      <w:r>
        <w:rPr>
          <w:rFonts w:ascii="Apple Braille" w:hAnsi="Apple Braille"/>
          <w:szCs w:val="21"/>
        </w:rPr>
        <w:t>parasitic</w:t>
      </w:r>
      <w:proofErr w:type="spellEnd"/>
      <w:r>
        <w:rPr>
          <w:rFonts w:ascii="Apple Braille" w:hAnsi="Apple Braille"/>
          <w:szCs w:val="21"/>
        </w:rPr>
        <w:t xml:space="preserve">: Parasitic or stray capacitance of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>external circuit.</w:t>
      </w:r>
    </w:p>
    <w:p w14:paraId="17C0F6CC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0C8BF15" w14:textId="7AC5D21F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A90FBF">
        <w:rPr>
          <w:rFonts w:ascii="Apple Braille" w:hAnsi="Apple Braille"/>
          <w:szCs w:val="21"/>
        </w:rPr>
        <w:t xml:space="preserve">This table shows the </w:t>
      </w:r>
      <w:r>
        <w:rPr>
          <w:rFonts w:ascii="Apple Braille" w:hAnsi="Apple Braille"/>
          <w:szCs w:val="21"/>
        </w:rPr>
        <w:t>electrical characteristics</w:t>
      </w:r>
      <w:r w:rsidRPr="00A90FBF">
        <w:rPr>
          <w:rFonts w:ascii="Apple Braille" w:hAnsi="Apple Braille"/>
          <w:szCs w:val="21"/>
        </w:rPr>
        <w:t xml:space="preserve"> of </w:t>
      </w:r>
      <w:r>
        <w:rPr>
          <w:rFonts w:ascii="Apple Braille" w:hAnsi="Apple Braille"/>
          <w:szCs w:val="21"/>
        </w:rPr>
        <w:t xml:space="preserve">the </w:t>
      </w:r>
      <w:r w:rsidRPr="00A90FBF">
        <w:rPr>
          <w:rFonts w:ascii="Apple Braille" w:hAnsi="Apple Braille"/>
          <w:szCs w:val="21"/>
        </w:rPr>
        <w:t>crystal oscillator:</w:t>
      </w:r>
    </w:p>
    <w:p w14:paraId="121AE880" w14:textId="77777777" w:rsidR="004460D2" w:rsidRPr="00A90FBF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49"/>
        <w:gridCol w:w="989"/>
        <w:gridCol w:w="868"/>
        <w:gridCol w:w="838"/>
        <w:gridCol w:w="941"/>
        <w:gridCol w:w="780"/>
      </w:tblGrid>
      <w:tr w:rsidR="004460D2" w14:paraId="2159C97E" w14:textId="77777777" w:rsidTr="00126B18">
        <w:tc>
          <w:tcPr>
            <w:tcW w:w="3449" w:type="dxa"/>
            <w:shd w:val="clear" w:color="auto" w:fill="D0CECE" w:themeFill="background2" w:themeFillShade="E6"/>
          </w:tcPr>
          <w:p w14:paraId="105773B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Description </w:t>
            </w:r>
          </w:p>
        </w:tc>
        <w:tc>
          <w:tcPr>
            <w:tcW w:w="989" w:type="dxa"/>
            <w:shd w:val="clear" w:color="auto" w:fill="D0CECE" w:themeFill="background2" w:themeFillShade="E6"/>
          </w:tcPr>
          <w:p w14:paraId="05FE898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Symbol</w:t>
            </w:r>
          </w:p>
        </w:tc>
        <w:tc>
          <w:tcPr>
            <w:tcW w:w="868" w:type="dxa"/>
            <w:shd w:val="clear" w:color="auto" w:fill="D0CECE" w:themeFill="background2" w:themeFillShade="E6"/>
          </w:tcPr>
          <w:p w14:paraId="10EE97F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Min</w:t>
            </w:r>
          </w:p>
        </w:tc>
        <w:tc>
          <w:tcPr>
            <w:tcW w:w="838" w:type="dxa"/>
            <w:shd w:val="clear" w:color="auto" w:fill="D0CECE" w:themeFill="background2" w:themeFillShade="E6"/>
          </w:tcPr>
          <w:p w14:paraId="2C47F695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Typ</w:t>
            </w:r>
            <w:proofErr w:type="spellEnd"/>
          </w:p>
        </w:tc>
        <w:tc>
          <w:tcPr>
            <w:tcW w:w="941" w:type="dxa"/>
            <w:shd w:val="clear" w:color="auto" w:fill="D0CECE" w:themeFill="background2" w:themeFillShade="E6"/>
          </w:tcPr>
          <w:p w14:paraId="5FCB798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Max</w:t>
            </w:r>
          </w:p>
        </w:tc>
        <w:tc>
          <w:tcPr>
            <w:tcW w:w="780" w:type="dxa"/>
            <w:shd w:val="clear" w:color="auto" w:fill="D0CECE" w:themeFill="background2" w:themeFillShade="E6"/>
          </w:tcPr>
          <w:p w14:paraId="1C025A95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Units</w:t>
            </w:r>
          </w:p>
        </w:tc>
      </w:tr>
      <w:tr w:rsidR="004460D2" w14:paraId="10142F90" w14:textId="77777777" w:rsidTr="00126B18">
        <w:tc>
          <w:tcPr>
            <w:tcW w:w="3449" w:type="dxa"/>
          </w:tcPr>
          <w:p w14:paraId="0C93A59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Frequency range (crystal mode)</w:t>
            </w:r>
          </w:p>
        </w:tc>
        <w:tc>
          <w:tcPr>
            <w:tcW w:w="989" w:type="dxa"/>
          </w:tcPr>
          <w:p w14:paraId="17436765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Fref</w:t>
            </w:r>
            <w:proofErr w:type="spellEnd"/>
          </w:p>
        </w:tc>
        <w:tc>
          <w:tcPr>
            <w:tcW w:w="868" w:type="dxa"/>
          </w:tcPr>
          <w:p w14:paraId="0FE25E9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7A548D77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24</w:t>
            </w:r>
          </w:p>
        </w:tc>
        <w:tc>
          <w:tcPr>
            <w:tcW w:w="941" w:type="dxa"/>
          </w:tcPr>
          <w:p w14:paraId="18C405A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0" w:type="dxa"/>
          </w:tcPr>
          <w:p w14:paraId="331A3947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14:paraId="24B5A0DA" w14:textId="77777777" w:rsidTr="00126B18">
        <w:tc>
          <w:tcPr>
            <w:tcW w:w="3449" w:type="dxa"/>
          </w:tcPr>
          <w:p w14:paraId="717167D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Frequency range (bypass mode)</w:t>
            </w:r>
          </w:p>
        </w:tc>
        <w:tc>
          <w:tcPr>
            <w:tcW w:w="989" w:type="dxa"/>
          </w:tcPr>
          <w:p w14:paraId="26A8F28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Fref</w:t>
            </w:r>
            <w:proofErr w:type="spellEnd"/>
          </w:p>
        </w:tc>
        <w:tc>
          <w:tcPr>
            <w:tcW w:w="868" w:type="dxa"/>
          </w:tcPr>
          <w:p w14:paraId="3A6DF07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26AE54D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24</w:t>
            </w:r>
          </w:p>
        </w:tc>
        <w:tc>
          <w:tcPr>
            <w:tcW w:w="941" w:type="dxa"/>
          </w:tcPr>
          <w:p w14:paraId="08F915D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0" w:type="dxa"/>
          </w:tcPr>
          <w:p w14:paraId="56C6D3B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14:paraId="388F91B6" w14:textId="77777777" w:rsidTr="00126B18">
        <w:tc>
          <w:tcPr>
            <w:tcW w:w="3449" w:type="dxa"/>
          </w:tcPr>
          <w:p w14:paraId="66E87E9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Frequency accuracy</w:t>
            </w:r>
          </w:p>
        </w:tc>
        <w:tc>
          <w:tcPr>
            <w:tcW w:w="989" w:type="dxa"/>
          </w:tcPr>
          <w:p w14:paraId="004D7E4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68" w:type="dxa"/>
          </w:tcPr>
          <w:p w14:paraId="37F2940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-20</w:t>
            </w:r>
          </w:p>
        </w:tc>
        <w:tc>
          <w:tcPr>
            <w:tcW w:w="838" w:type="dxa"/>
          </w:tcPr>
          <w:p w14:paraId="7025C4C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941" w:type="dxa"/>
          </w:tcPr>
          <w:p w14:paraId="73FA242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+20</w:t>
            </w:r>
          </w:p>
        </w:tc>
        <w:tc>
          <w:tcPr>
            <w:tcW w:w="780" w:type="dxa"/>
          </w:tcPr>
          <w:p w14:paraId="5E492EA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ppm</w:t>
            </w:r>
          </w:p>
        </w:tc>
      </w:tr>
      <w:tr w:rsidR="004460D2" w14:paraId="22DF405D" w14:textId="77777777" w:rsidTr="00126B18">
        <w:tc>
          <w:tcPr>
            <w:tcW w:w="3449" w:type="dxa"/>
          </w:tcPr>
          <w:p w14:paraId="76D5D32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Cycle-to-cycle Jitter</w:t>
            </w:r>
          </w:p>
        </w:tc>
        <w:tc>
          <w:tcPr>
            <w:tcW w:w="989" w:type="dxa"/>
          </w:tcPr>
          <w:p w14:paraId="041339F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CCJ</w:t>
            </w:r>
          </w:p>
        </w:tc>
        <w:tc>
          <w:tcPr>
            <w:tcW w:w="868" w:type="dxa"/>
          </w:tcPr>
          <w:p w14:paraId="70A2AF3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-10</w:t>
            </w:r>
          </w:p>
        </w:tc>
        <w:tc>
          <w:tcPr>
            <w:tcW w:w="838" w:type="dxa"/>
          </w:tcPr>
          <w:p w14:paraId="2C29851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941" w:type="dxa"/>
          </w:tcPr>
          <w:p w14:paraId="4FE3733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+10</w:t>
            </w:r>
          </w:p>
        </w:tc>
        <w:tc>
          <w:tcPr>
            <w:tcW w:w="780" w:type="dxa"/>
          </w:tcPr>
          <w:p w14:paraId="63C8A14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ps</w:t>
            </w:r>
            <w:proofErr w:type="spellEnd"/>
          </w:p>
        </w:tc>
      </w:tr>
      <w:tr w:rsidR="004460D2" w14:paraId="2D6E7BDD" w14:textId="77777777" w:rsidTr="00126B18">
        <w:tc>
          <w:tcPr>
            <w:tcW w:w="3449" w:type="dxa"/>
          </w:tcPr>
          <w:p w14:paraId="69B4EC0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Output Duty Cycle</w:t>
            </w:r>
          </w:p>
        </w:tc>
        <w:tc>
          <w:tcPr>
            <w:tcW w:w="989" w:type="dxa"/>
          </w:tcPr>
          <w:p w14:paraId="5CCFA3E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t-do</w:t>
            </w:r>
          </w:p>
        </w:tc>
        <w:tc>
          <w:tcPr>
            <w:tcW w:w="868" w:type="dxa"/>
          </w:tcPr>
          <w:p w14:paraId="24CED8B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40</w:t>
            </w:r>
          </w:p>
        </w:tc>
        <w:tc>
          <w:tcPr>
            <w:tcW w:w="838" w:type="dxa"/>
          </w:tcPr>
          <w:p w14:paraId="2E5BABA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50</w:t>
            </w:r>
          </w:p>
        </w:tc>
        <w:tc>
          <w:tcPr>
            <w:tcW w:w="941" w:type="dxa"/>
          </w:tcPr>
          <w:p w14:paraId="0DD43B9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60</w:t>
            </w:r>
          </w:p>
        </w:tc>
        <w:tc>
          <w:tcPr>
            <w:tcW w:w="780" w:type="dxa"/>
          </w:tcPr>
          <w:p w14:paraId="21FE221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14:paraId="1F38C635" w14:textId="77777777" w:rsidTr="00126B18">
        <w:tc>
          <w:tcPr>
            <w:tcW w:w="3449" w:type="dxa"/>
          </w:tcPr>
          <w:p w14:paraId="029286E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1E167D">
              <w:rPr>
                <w:rFonts w:ascii="Apple Braille" w:hAnsi="Apple Braille"/>
                <w:sz w:val="15"/>
                <w:szCs w:val="15"/>
              </w:rPr>
              <w:t>Equivalent Series Resistance</w:t>
            </w:r>
          </w:p>
        </w:tc>
        <w:tc>
          <w:tcPr>
            <w:tcW w:w="989" w:type="dxa"/>
          </w:tcPr>
          <w:p w14:paraId="4A4E3FE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68" w:type="dxa"/>
          </w:tcPr>
          <w:p w14:paraId="36F6880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2ACCDF0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941" w:type="dxa"/>
          </w:tcPr>
          <w:p w14:paraId="1095577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40</w:t>
            </w:r>
          </w:p>
        </w:tc>
        <w:tc>
          <w:tcPr>
            <w:tcW w:w="780" w:type="dxa"/>
          </w:tcPr>
          <w:p w14:paraId="4C48C84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1E167D">
              <w:rPr>
                <w:rFonts w:ascii="Apple Braille" w:hAnsi="Apple Braille" w:hint="eastAsia"/>
                <w:sz w:val="15"/>
                <w:szCs w:val="15"/>
              </w:rPr>
              <w:t>Ω</w:t>
            </w:r>
          </w:p>
        </w:tc>
      </w:tr>
      <w:tr w:rsidR="004460D2" w14:paraId="5860CFE7" w14:textId="77777777" w:rsidTr="00126B18">
        <w:tc>
          <w:tcPr>
            <w:tcW w:w="3449" w:type="dxa"/>
          </w:tcPr>
          <w:p w14:paraId="6018946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C</w:t>
            </w:r>
            <w:r>
              <w:rPr>
                <w:rFonts w:ascii="Apple Braille" w:hAnsi="Apple Braille"/>
                <w:sz w:val="15"/>
                <w:szCs w:val="15"/>
              </w:rPr>
              <w:t>L</w:t>
            </w:r>
          </w:p>
        </w:tc>
        <w:tc>
          <w:tcPr>
            <w:tcW w:w="989" w:type="dxa"/>
          </w:tcPr>
          <w:p w14:paraId="2A011EC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68" w:type="dxa"/>
          </w:tcPr>
          <w:p w14:paraId="0805EA4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65FA15B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8</w:t>
            </w:r>
          </w:p>
        </w:tc>
        <w:tc>
          <w:tcPr>
            <w:tcW w:w="941" w:type="dxa"/>
          </w:tcPr>
          <w:p w14:paraId="461FD87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0" w:type="dxa"/>
          </w:tcPr>
          <w:p w14:paraId="4EC0E01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p</w:t>
            </w:r>
            <w:r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</w:tr>
      <w:tr w:rsidR="004460D2" w14:paraId="5110D195" w14:textId="77777777" w:rsidTr="00126B18">
        <w:tc>
          <w:tcPr>
            <w:tcW w:w="3449" w:type="dxa"/>
          </w:tcPr>
          <w:p w14:paraId="1514C80F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R</w:t>
            </w:r>
            <w:r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  <w:tc>
          <w:tcPr>
            <w:tcW w:w="989" w:type="dxa"/>
          </w:tcPr>
          <w:p w14:paraId="594B9395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68" w:type="dxa"/>
          </w:tcPr>
          <w:p w14:paraId="4369947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4470A0A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941" w:type="dxa"/>
          </w:tcPr>
          <w:p w14:paraId="2FD0B65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0" w:type="dxa"/>
          </w:tcPr>
          <w:p w14:paraId="74F0B30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M</w:t>
            </w:r>
            <w:r w:rsidRPr="001E167D">
              <w:rPr>
                <w:rFonts w:ascii="Apple Braille" w:hAnsi="Apple Braille" w:hint="eastAsia"/>
                <w:sz w:val="15"/>
                <w:szCs w:val="15"/>
              </w:rPr>
              <w:t>Ω</w:t>
            </w:r>
          </w:p>
        </w:tc>
      </w:tr>
      <w:tr w:rsidR="004460D2" w14:paraId="54DD49F9" w14:textId="77777777" w:rsidTr="00126B18">
        <w:tc>
          <w:tcPr>
            <w:tcW w:w="3449" w:type="dxa"/>
          </w:tcPr>
          <w:p w14:paraId="0D452A4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Total Power (unloaded)</w:t>
            </w:r>
          </w:p>
        </w:tc>
        <w:tc>
          <w:tcPr>
            <w:tcW w:w="989" w:type="dxa"/>
          </w:tcPr>
          <w:p w14:paraId="3172D36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IDD</w:t>
            </w:r>
          </w:p>
        </w:tc>
        <w:tc>
          <w:tcPr>
            <w:tcW w:w="868" w:type="dxa"/>
          </w:tcPr>
          <w:p w14:paraId="1D24334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10D06BD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TBD</w:t>
            </w:r>
          </w:p>
        </w:tc>
        <w:tc>
          <w:tcPr>
            <w:tcW w:w="941" w:type="dxa"/>
          </w:tcPr>
          <w:p w14:paraId="26C4BA7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0" w:type="dxa"/>
          </w:tcPr>
          <w:p w14:paraId="64315D8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mA</w:t>
            </w:r>
          </w:p>
        </w:tc>
      </w:tr>
    </w:tbl>
    <w:p w14:paraId="1D8D2992" w14:textId="77777777" w:rsidR="004460D2" w:rsidRDefault="004460D2" w:rsidP="00906CE5"/>
    <w:p w14:paraId="56347774" w14:textId="372B631C" w:rsidR="004460D2" w:rsidRPr="00595EBD" w:rsidRDefault="000F10D7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439" w:name="_Toc44431351"/>
      <w:bookmarkStart w:id="440" w:name="_Toc72260310"/>
      <w:r>
        <w:rPr>
          <w:rFonts w:ascii="Apple Braille" w:hAnsi="Apple Braille"/>
          <w:b/>
          <w:bCs/>
          <w:szCs w:val="21"/>
        </w:rPr>
        <w:t>Codec</w:t>
      </w:r>
      <w:r w:rsidR="004460D2" w:rsidRPr="00595EBD">
        <w:rPr>
          <w:rFonts w:ascii="Apple Braille" w:hAnsi="Apple Braille"/>
          <w:b/>
          <w:bCs/>
          <w:szCs w:val="21"/>
        </w:rPr>
        <w:t xml:space="preserve"> description:</w:t>
      </w:r>
      <w:bookmarkEnd w:id="439"/>
      <w:bookmarkEnd w:id="440"/>
    </w:p>
    <w:p w14:paraId="3C8A7046" w14:textId="77777777" w:rsidR="003D5E8E" w:rsidRDefault="003D5E8E" w:rsidP="003D5E8E">
      <w:pPr>
        <w:ind w:firstLine="420"/>
      </w:pPr>
    </w:p>
    <w:p w14:paraId="482470A7" w14:textId="488BF6DE" w:rsidR="003D5E8E" w:rsidRPr="005F0E3C" w:rsidRDefault="003D5E8E" w:rsidP="00906CE5">
      <w:r>
        <w:lastRenderedPageBreak/>
        <w:t>CODEC includes the following function blocks:</w:t>
      </w:r>
      <w:r w:rsidRPr="005F0E3C">
        <w:t xml:space="preserve"> </w:t>
      </w:r>
    </w:p>
    <w:p w14:paraId="109C062A" w14:textId="2153C76B" w:rsidR="004460D2" w:rsidRDefault="003D5E8E" w:rsidP="00906CE5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ab/>
      </w:r>
      <w:r w:rsidR="004460D2" w:rsidRPr="00C3179F">
        <w:rPr>
          <w:rFonts w:ascii="Apple Braille" w:hAnsi="Apple Braille"/>
          <w:szCs w:val="21"/>
        </w:rPr>
        <w:t>One stereo Analog to Digital Converter (ADC) and additional analog circuitry:</w:t>
      </w:r>
    </w:p>
    <w:p w14:paraId="4CA525D7" w14:textId="77777777" w:rsidR="004460D2" w:rsidRDefault="004460D2" w:rsidP="004460D2">
      <w:pPr>
        <w:pStyle w:val="ae"/>
        <w:numPr>
          <w:ilvl w:val="0"/>
          <w:numId w:val="22"/>
        </w:numPr>
        <w:ind w:firstLineChars="0"/>
        <w:rPr>
          <w:rFonts w:ascii="Apple Braille" w:hAnsi="Apple Braille"/>
          <w:szCs w:val="21"/>
        </w:rPr>
      </w:pPr>
      <w:r w:rsidRPr="00623DFA">
        <w:rPr>
          <w:rFonts w:ascii="Apple Braille" w:hAnsi="Apple Braille"/>
          <w:szCs w:val="21"/>
        </w:rPr>
        <w:t>Two single-ended or differential analog inputs with boost gain, which can be used either for line-in or mic-in application in cap-less con</w:t>
      </w:r>
      <w:r w:rsidRPr="00623DFA">
        <w:rPr>
          <w:rFonts w:ascii="Arial" w:hAnsi="Arial" w:cs="Arial"/>
          <w:szCs w:val="21"/>
        </w:rPr>
        <w:t>ﬁ</w:t>
      </w:r>
      <w:r w:rsidRPr="00623DFA">
        <w:rPr>
          <w:rFonts w:ascii="Apple Braille" w:hAnsi="Apple Braille"/>
          <w:szCs w:val="21"/>
        </w:rPr>
        <w:t>guration.</w:t>
      </w:r>
    </w:p>
    <w:p w14:paraId="76A985DD" w14:textId="10C12BD6" w:rsidR="004460D2" w:rsidRDefault="004460D2" w:rsidP="004460D2">
      <w:pPr>
        <w:pStyle w:val="ae"/>
        <w:numPr>
          <w:ilvl w:val="1"/>
          <w:numId w:val="22"/>
        </w:numPr>
        <w:ind w:firstLineChars="0"/>
        <w:rPr>
          <w:rFonts w:ascii="Apple Braille" w:hAnsi="Apple Braille"/>
          <w:szCs w:val="21"/>
        </w:rPr>
      </w:pPr>
      <w:r w:rsidRPr="00623DFA">
        <w:rPr>
          <w:rFonts w:ascii="Apple Braille" w:hAnsi="Apple Braille"/>
          <w:szCs w:val="21"/>
        </w:rPr>
        <w:t>T</w:t>
      </w:r>
      <w:r w:rsidR="00B51A4E">
        <w:rPr>
          <w:rFonts w:ascii="Apple Braille" w:hAnsi="Apple Braille"/>
          <w:szCs w:val="21"/>
        </w:rPr>
        <w:t>he t</w:t>
      </w:r>
      <w:r w:rsidRPr="00623DFA">
        <w:rPr>
          <w:rFonts w:ascii="Apple Braille" w:hAnsi="Apple Braille"/>
          <w:szCs w:val="21"/>
        </w:rPr>
        <w:t>wo-stage gain for record path: an analog boost gain from -2 dB to +24 dB with 2 dB step and a digital</w:t>
      </w:r>
      <w:r w:rsidR="00B51A4E">
        <w:rPr>
          <w:rFonts w:ascii="Apple Braille" w:hAnsi="Apple Braille"/>
          <w:szCs w:val="21"/>
        </w:rPr>
        <w:t>ly</w:t>
      </w:r>
      <w:r w:rsidRPr="00623DFA">
        <w:rPr>
          <w:rFonts w:ascii="Apple Braille" w:hAnsi="Apple Braille"/>
          <w:szCs w:val="21"/>
        </w:rPr>
        <w:t xml:space="preserve"> programmable gain from -64 to +63 dB with 1 dB step.</w:t>
      </w:r>
    </w:p>
    <w:p w14:paraId="60816A8A" w14:textId="40D1BB0E" w:rsidR="004460D2" w:rsidRDefault="00ED2465" w:rsidP="004460D2">
      <w:pPr>
        <w:pStyle w:val="ae"/>
        <w:numPr>
          <w:ilvl w:val="0"/>
          <w:numId w:val="22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4</w:t>
      </w:r>
      <w:r w:rsidRPr="00C3179F">
        <w:rPr>
          <w:rFonts w:ascii="Apple Braille" w:hAnsi="Apple Braille"/>
          <w:szCs w:val="21"/>
        </w:rPr>
        <w:t xml:space="preserve"> </w:t>
      </w:r>
      <w:r w:rsidR="004460D2" w:rsidRPr="00C3179F">
        <w:rPr>
          <w:rFonts w:ascii="Apple Braille" w:hAnsi="Apple Braille"/>
          <w:szCs w:val="21"/>
        </w:rPr>
        <w:t xml:space="preserve">mono or </w:t>
      </w:r>
      <w:r>
        <w:rPr>
          <w:rFonts w:ascii="Apple Braille" w:hAnsi="Apple Braille"/>
          <w:szCs w:val="21"/>
        </w:rPr>
        <w:t>2</w:t>
      </w:r>
      <w:r w:rsidRPr="00C3179F">
        <w:rPr>
          <w:rFonts w:ascii="Apple Braille" w:hAnsi="Apple Braille"/>
          <w:szCs w:val="21"/>
        </w:rPr>
        <w:t xml:space="preserve"> </w:t>
      </w:r>
      <w:r w:rsidR="004460D2" w:rsidRPr="00C3179F">
        <w:rPr>
          <w:rFonts w:ascii="Apple Braille" w:hAnsi="Apple Braille"/>
          <w:szCs w:val="21"/>
        </w:rPr>
        <w:t>stereo digital microphone interfaces with programmable DMIC clock frequency.</w:t>
      </w:r>
    </w:p>
    <w:p w14:paraId="5FE128B1" w14:textId="77777777" w:rsidR="004460D2" w:rsidRPr="00623DFA" w:rsidRDefault="004460D2" w:rsidP="004460D2">
      <w:pPr>
        <w:pStyle w:val="ae"/>
        <w:ind w:left="1620" w:firstLineChars="0" w:firstLine="0"/>
        <w:rPr>
          <w:rFonts w:ascii="Apple Braille" w:hAnsi="Apple Braille"/>
          <w:szCs w:val="21"/>
        </w:rPr>
      </w:pPr>
    </w:p>
    <w:p w14:paraId="5BE2F21B" w14:textId="77777777" w:rsidR="004460D2" w:rsidRPr="00C3179F" w:rsidRDefault="004460D2" w:rsidP="004460D2">
      <w:pPr>
        <w:pStyle w:val="ae"/>
        <w:ind w:left="360"/>
        <w:rPr>
          <w:rFonts w:ascii="Apple Braille" w:hAnsi="Apple Braille"/>
          <w:szCs w:val="21"/>
        </w:rPr>
      </w:pPr>
      <w:r w:rsidRPr="00C3179F">
        <w:rPr>
          <w:rFonts w:ascii="Apple Braille" w:hAnsi="Apple Braille"/>
          <w:szCs w:val="21"/>
        </w:rPr>
        <w:t>One stereo Digital to Analog Converter (DAC) and additional analog circuitry:</w:t>
      </w:r>
    </w:p>
    <w:p w14:paraId="2C6ECD8D" w14:textId="77777777" w:rsidR="004460D2" w:rsidRDefault="004460D2" w:rsidP="004460D2">
      <w:pPr>
        <w:pStyle w:val="ae"/>
        <w:numPr>
          <w:ilvl w:val="0"/>
          <w:numId w:val="22"/>
        </w:numPr>
        <w:ind w:firstLineChars="0"/>
        <w:rPr>
          <w:rFonts w:ascii="Apple Braille" w:hAnsi="Apple Braille"/>
          <w:szCs w:val="21"/>
        </w:rPr>
      </w:pPr>
      <w:r w:rsidRPr="00C3179F">
        <w:rPr>
          <w:rFonts w:ascii="Apple Braille" w:hAnsi="Apple Braille"/>
          <w:szCs w:val="21"/>
        </w:rPr>
        <w:t>One stereo di</w:t>
      </w:r>
      <w:r>
        <w:rPr>
          <w:rFonts w:ascii="Apple Braille" w:hAnsi="Apple Braille"/>
          <w:szCs w:val="21"/>
        </w:rPr>
        <w:t>ffe</w:t>
      </w:r>
      <w:r w:rsidRPr="00C3179F">
        <w:rPr>
          <w:rFonts w:ascii="Apple Braille" w:hAnsi="Apple Braille"/>
          <w:szCs w:val="21"/>
        </w:rPr>
        <w:t>rential cap</w:t>
      </w:r>
      <w:r>
        <w:rPr>
          <w:rFonts w:ascii="Apple Braille" w:hAnsi="Apple Braille"/>
          <w:szCs w:val="21"/>
        </w:rPr>
        <w:t>-</w:t>
      </w:r>
      <w:r w:rsidRPr="00C3179F">
        <w:rPr>
          <w:rFonts w:ascii="Apple Braille" w:hAnsi="Apple Braille"/>
          <w:szCs w:val="21"/>
        </w:rPr>
        <w:t xml:space="preserve">less headphone </w:t>
      </w:r>
      <w:r>
        <w:rPr>
          <w:rFonts w:ascii="Apple Braille" w:hAnsi="Apple Braille"/>
          <w:szCs w:val="21"/>
        </w:rPr>
        <w:t xml:space="preserve">and line </w:t>
      </w:r>
      <w:r w:rsidRPr="00C3179F">
        <w:rPr>
          <w:rFonts w:ascii="Apple Braille" w:hAnsi="Apple Braille"/>
          <w:szCs w:val="21"/>
        </w:rPr>
        <w:t>output</w:t>
      </w:r>
      <w:r>
        <w:rPr>
          <w:rFonts w:ascii="Apple Braille" w:hAnsi="Apple Braille"/>
          <w:szCs w:val="21"/>
        </w:rPr>
        <w:t>.</w:t>
      </w:r>
    </w:p>
    <w:p w14:paraId="31D06899" w14:textId="77777777" w:rsidR="004460D2" w:rsidRDefault="004460D2" w:rsidP="004460D2">
      <w:pPr>
        <w:pStyle w:val="ae"/>
        <w:numPr>
          <w:ilvl w:val="0"/>
          <w:numId w:val="22"/>
        </w:numPr>
        <w:ind w:firstLineChars="0"/>
        <w:rPr>
          <w:rFonts w:ascii="Apple Braille" w:hAnsi="Apple Braille"/>
          <w:szCs w:val="21"/>
        </w:rPr>
      </w:pPr>
      <w:r w:rsidRPr="00C3179F">
        <w:rPr>
          <w:rFonts w:ascii="Apple Braille" w:hAnsi="Apple Braille"/>
          <w:szCs w:val="21"/>
        </w:rPr>
        <w:t>One</w:t>
      </w:r>
      <w:r>
        <w:rPr>
          <w:rFonts w:ascii="Apple Braille" w:hAnsi="Apple Braille"/>
          <w:szCs w:val="21"/>
        </w:rPr>
        <w:t xml:space="preserve"> dedicated mono</w:t>
      </w:r>
      <w:r w:rsidRPr="00C3179F">
        <w:rPr>
          <w:rFonts w:ascii="Apple Braille" w:hAnsi="Apple Braille"/>
          <w:szCs w:val="21"/>
        </w:rPr>
        <w:t xml:space="preserve"> di</w:t>
      </w:r>
      <w:r>
        <w:rPr>
          <w:rFonts w:ascii="Apple Braille" w:hAnsi="Apple Braille"/>
          <w:szCs w:val="21"/>
        </w:rPr>
        <w:t>ff</w:t>
      </w:r>
      <w:r w:rsidRPr="00C3179F">
        <w:rPr>
          <w:rFonts w:ascii="Apple Braille" w:hAnsi="Apple Braille"/>
          <w:szCs w:val="21"/>
        </w:rPr>
        <w:t>erential line output</w:t>
      </w:r>
    </w:p>
    <w:p w14:paraId="23498F46" w14:textId="77777777" w:rsidR="004460D2" w:rsidRPr="00C3179F" w:rsidRDefault="004460D2" w:rsidP="004460D2">
      <w:pPr>
        <w:pStyle w:val="ae"/>
        <w:ind w:left="1200" w:firstLineChars="0" w:firstLine="0"/>
        <w:rPr>
          <w:rFonts w:ascii="Apple Braille" w:hAnsi="Apple Braille"/>
          <w:szCs w:val="21"/>
        </w:rPr>
      </w:pPr>
    </w:p>
    <w:p w14:paraId="580A342A" w14:textId="77777777" w:rsidR="004460D2" w:rsidRDefault="004460D2" w:rsidP="004460D2">
      <w:pPr>
        <w:pStyle w:val="ae"/>
        <w:ind w:left="36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Built-in power regulation:</w:t>
      </w:r>
    </w:p>
    <w:p w14:paraId="1A8010E4" w14:textId="77777777" w:rsidR="004460D2" w:rsidRDefault="004460D2" w:rsidP="004460D2">
      <w:pPr>
        <w:pStyle w:val="ae"/>
        <w:numPr>
          <w:ilvl w:val="0"/>
          <w:numId w:val="23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One</w:t>
      </w:r>
      <w:r w:rsidRPr="00C3179F">
        <w:rPr>
          <w:rFonts w:ascii="Apple Braille" w:hAnsi="Apple Braille"/>
          <w:szCs w:val="21"/>
        </w:rPr>
        <w:t xml:space="preserve"> low noise linear voltage regulator to supply part of the analog circuits.</w:t>
      </w:r>
    </w:p>
    <w:p w14:paraId="3E14C84E" w14:textId="77777777" w:rsidR="004460D2" w:rsidRDefault="004460D2" w:rsidP="004460D2">
      <w:pPr>
        <w:pStyle w:val="ae"/>
        <w:numPr>
          <w:ilvl w:val="0"/>
          <w:numId w:val="23"/>
        </w:numPr>
        <w:ind w:firstLineChars="0"/>
        <w:rPr>
          <w:rFonts w:ascii="Apple Braille" w:hAnsi="Apple Braille"/>
          <w:szCs w:val="21"/>
        </w:rPr>
      </w:pPr>
      <w:r w:rsidRPr="00181ED9">
        <w:rPr>
          <w:rFonts w:ascii="Apple Braille" w:hAnsi="Apple Braille"/>
          <w:szCs w:val="21"/>
        </w:rPr>
        <w:t>Two microphone biasing outputs for driving up to two microphones.</w:t>
      </w:r>
    </w:p>
    <w:p w14:paraId="3E552B22" w14:textId="77777777" w:rsidR="004460D2" w:rsidRPr="00D153A8" w:rsidRDefault="004460D2" w:rsidP="004460D2">
      <w:pPr>
        <w:ind w:left="780"/>
        <w:rPr>
          <w:rFonts w:ascii="Apple Braille" w:hAnsi="Apple Braille"/>
          <w:szCs w:val="21"/>
        </w:rPr>
      </w:pPr>
    </w:p>
    <w:p w14:paraId="6464862D" w14:textId="77777777" w:rsidR="004460D2" w:rsidRPr="00D153A8" w:rsidRDefault="004460D2" w:rsidP="004460D2">
      <w:pPr>
        <w:ind w:left="780"/>
        <w:rPr>
          <w:rFonts w:ascii="Apple Braille" w:hAnsi="Apple Braille"/>
          <w:szCs w:val="21"/>
        </w:rPr>
      </w:pPr>
      <w:r w:rsidRPr="00D153A8">
        <w:rPr>
          <w:rFonts w:ascii="Apple Braille" w:hAnsi="Apple Braille"/>
          <w:szCs w:val="21"/>
        </w:rPr>
        <w:t>Signal processing function:</w:t>
      </w:r>
    </w:p>
    <w:p w14:paraId="7F7C497B" w14:textId="77777777" w:rsidR="004460D2" w:rsidRDefault="004460D2" w:rsidP="004460D2">
      <w:pPr>
        <w:pStyle w:val="ae"/>
        <w:numPr>
          <w:ilvl w:val="0"/>
          <w:numId w:val="24"/>
        </w:numPr>
        <w:ind w:firstLineChars="0"/>
        <w:rPr>
          <w:rFonts w:ascii="Apple Braille" w:hAnsi="Apple Braille"/>
          <w:szCs w:val="21"/>
        </w:rPr>
      </w:pPr>
      <w:r w:rsidRPr="00C3179F">
        <w:rPr>
          <w:rFonts w:ascii="Apple Braille" w:hAnsi="Apple Braille"/>
          <w:szCs w:val="21"/>
        </w:rPr>
        <w:t xml:space="preserve">An Automatic Gain/Level Control (AGC) enables a self-adaptive recording of the sound level during recording. </w:t>
      </w:r>
    </w:p>
    <w:p w14:paraId="5E1BEB6B" w14:textId="3A88A070" w:rsidR="004460D2" w:rsidRDefault="004460D2" w:rsidP="004460D2">
      <w:pPr>
        <w:pStyle w:val="ae"/>
        <w:numPr>
          <w:ilvl w:val="0"/>
          <w:numId w:val="24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A</w:t>
      </w:r>
      <w:r w:rsidRPr="00D153A8"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/>
          <w:szCs w:val="21"/>
        </w:rPr>
        <w:t>W</w:t>
      </w:r>
      <w:r w:rsidRPr="00D153A8">
        <w:rPr>
          <w:rFonts w:ascii="Apple Braille" w:hAnsi="Apple Braille"/>
          <w:szCs w:val="21"/>
        </w:rPr>
        <w:t xml:space="preserve">ind Noise </w:t>
      </w:r>
      <w:r w:rsidRPr="00D153A8">
        <w:rPr>
          <w:rFonts w:ascii="Arial" w:hAnsi="Arial" w:cs="Arial"/>
          <w:szCs w:val="21"/>
        </w:rPr>
        <w:t>ﬁ</w:t>
      </w:r>
      <w:r w:rsidRPr="00D153A8">
        <w:rPr>
          <w:rFonts w:ascii="Apple Braille" w:hAnsi="Apple Braille"/>
          <w:szCs w:val="21"/>
        </w:rPr>
        <w:t>lter (WNF)</w:t>
      </w:r>
      <w:r>
        <w:rPr>
          <w:rFonts w:ascii="Apple Braille" w:hAnsi="Apple Braille"/>
          <w:szCs w:val="21"/>
        </w:rPr>
        <w:t>,</w:t>
      </w:r>
      <w:r w:rsidRPr="00D153A8">
        <w:rPr>
          <w:rFonts w:ascii="Apple Braille" w:hAnsi="Apple Braille"/>
          <w:szCs w:val="21"/>
        </w:rPr>
        <w:t xml:space="preserve"> a programmable high pass </w:t>
      </w:r>
      <w:r w:rsidRPr="00D153A8">
        <w:rPr>
          <w:rFonts w:ascii="Arial" w:hAnsi="Arial" w:cs="Arial"/>
          <w:szCs w:val="21"/>
        </w:rPr>
        <w:t>ﬁ</w:t>
      </w:r>
      <w:r w:rsidRPr="00D153A8">
        <w:rPr>
          <w:rFonts w:ascii="Apple Braille" w:hAnsi="Apple Braille"/>
          <w:szCs w:val="21"/>
        </w:rPr>
        <w:t>lter feature enabling to reduce wind noise during recording in a windy environment or an open window vehicle.</w:t>
      </w:r>
    </w:p>
    <w:p w14:paraId="70234BE6" w14:textId="03E08C55" w:rsidR="004460D2" w:rsidRDefault="004460D2" w:rsidP="004460D2">
      <w:pPr>
        <w:pStyle w:val="ae"/>
        <w:numPr>
          <w:ilvl w:val="0"/>
          <w:numId w:val="24"/>
        </w:numPr>
        <w:ind w:firstLineChars="0"/>
        <w:rPr>
          <w:rFonts w:ascii="Apple Braille" w:hAnsi="Apple Braille"/>
          <w:szCs w:val="21"/>
        </w:rPr>
      </w:pPr>
      <w:r w:rsidRPr="00ED3299">
        <w:rPr>
          <w:rFonts w:ascii="Apple Braille" w:hAnsi="Apple Braille"/>
          <w:szCs w:val="21"/>
        </w:rPr>
        <w:t xml:space="preserve">A digital </w:t>
      </w:r>
      <w:proofErr w:type="spellStart"/>
      <w:r w:rsidRPr="00ED3299">
        <w:rPr>
          <w:rFonts w:ascii="Apple Braille" w:hAnsi="Apple Braille"/>
          <w:szCs w:val="21"/>
        </w:rPr>
        <w:t>WhisperTrigger</w:t>
      </w:r>
      <w:r w:rsidRPr="00906CE5">
        <w:rPr>
          <w:rFonts w:ascii="Apple Braille" w:hAnsi="Apple Braille"/>
          <w:szCs w:val="21"/>
          <w:vertAlign w:val="superscript"/>
        </w:rPr>
        <w:t>TM</w:t>
      </w:r>
      <w:proofErr w:type="spellEnd"/>
      <w:r w:rsidRPr="00ED3299">
        <w:rPr>
          <w:rFonts w:ascii="Apple Braille" w:hAnsi="Apple Braille"/>
          <w:szCs w:val="21"/>
        </w:rPr>
        <w:t xml:space="preserve"> for digital microphones </w:t>
      </w:r>
      <w:r w:rsidR="00B51A4E">
        <w:rPr>
          <w:rFonts w:ascii="Apple Braille" w:hAnsi="Apple Braille"/>
          <w:szCs w:val="21"/>
        </w:rPr>
        <w:t xml:space="preserve">which </w:t>
      </w:r>
      <w:r w:rsidRPr="00ED3299">
        <w:rPr>
          <w:rFonts w:ascii="Apple Braille" w:hAnsi="Apple Braille"/>
          <w:szCs w:val="21"/>
        </w:rPr>
        <w:t>wake-up</w:t>
      </w:r>
      <w:r w:rsidR="00881B71">
        <w:rPr>
          <w:rFonts w:ascii="Apple Braille" w:hAnsi="Apple Braille"/>
          <w:szCs w:val="21"/>
        </w:rPr>
        <w:t xml:space="preserve"> </w:t>
      </w:r>
      <w:r w:rsidRPr="00ED3299">
        <w:rPr>
          <w:rFonts w:ascii="Apple Braille" w:hAnsi="Apple Braille"/>
          <w:szCs w:val="21"/>
        </w:rPr>
        <w:t xml:space="preserve">the </w:t>
      </w:r>
      <w:r w:rsidR="00B51A4E">
        <w:rPr>
          <w:rFonts w:ascii="Apple Braille" w:hAnsi="Apple Braille"/>
          <w:szCs w:val="21"/>
        </w:rPr>
        <w:t>chip</w:t>
      </w:r>
      <w:r w:rsidR="00B51A4E" w:rsidRPr="00ED3299">
        <w:rPr>
          <w:rFonts w:ascii="Apple Braille" w:hAnsi="Apple Braille"/>
          <w:szCs w:val="21"/>
        </w:rPr>
        <w:t xml:space="preserve"> </w:t>
      </w:r>
      <w:r w:rsidRPr="00ED3299">
        <w:rPr>
          <w:rFonts w:ascii="Apple Braille" w:hAnsi="Apple Braille"/>
          <w:szCs w:val="21"/>
        </w:rPr>
        <w:t xml:space="preserve">when voice activity is detected. </w:t>
      </w:r>
    </w:p>
    <w:p w14:paraId="1523A334" w14:textId="77777777" w:rsidR="004460D2" w:rsidRDefault="004460D2" w:rsidP="004460D2">
      <w:pPr>
        <w:pStyle w:val="ae"/>
        <w:numPr>
          <w:ilvl w:val="0"/>
          <w:numId w:val="24"/>
        </w:numPr>
        <w:ind w:firstLineChars="0"/>
        <w:jc w:val="left"/>
        <w:rPr>
          <w:rFonts w:ascii="Apple Braille" w:hAnsi="Apple Braille"/>
          <w:szCs w:val="21"/>
        </w:rPr>
      </w:pPr>
      <w:r w:rsidRPr="00ED3299">
        <w:rPr>
          <w:rFonts w:ascii="Apple Braille" w:hAnsi="Apple Braille"/>
          <w:szCs w:val="21"/>
        </w:rPr>
        <w:t>An Audio Interface Adaptive Synchronizer (AIAS) system</w:t>
      </w:r>
      <w:r>
        <w:rPr>
          <w:rFonts w:ascii="Apple Braille" w:hAnsi="Apple Braille"/>
          <w:szCs w:val="21"/>
        </w:rPr>
        <w:t xml:space="preserve"> </w:t>
      </w:r>
      <w:r w:rsidRPr="00ED3299">
        <w:rPr>
          <w:rFonts w:ascii="Apple Braille" w:hAnsi="Apple Braille"/>
          <w:szCs w:val="21"/>
        </w:rPr>
        <w:t>enables to synchronize automatically the input data if the mean sample frequency is close to a standardized value (up to 3% di</w:t>
      </w:r>
      <w:r>
        <w:rPr>
          <w:rFonts w:ascii="Apple Braille" w:hAnsi="Apple Braille"/>
          <w:szCs w:val="21"/>
        </w:rPr>
        <w:t>ff</w:t>
      </w:r>
      <w:r w:rsidRPr="00ED3299">
        <w:rPr>
          <w:rFonts w:ascii="Apple Braille" w:hAnsi="Apple Braille"/>
          <w:szCs w:val="21"/>
        </w:rPr>
        <w:t xml:space="preserve">erence). </w:t>
      </w:r>
    </w:p>
    <w:p w14:paraId="1338C40E" w14:textId="77777777" w:rsidR="004460D2" w:rsidRPr="00ED3299" w:rsidRDefault="004460D2" w:rsidP="004460D2">
      <w:pPr>
        <w:pStyle w:val="ae"/>
        <w:ind w:left="1200" w:firstLineChars="0" w:firstLine="0"/>
        <w:rPr>
          <w:rFonts w:ascii="Apple Braille" w:hAnsi="Apple Braille"/>
          <w:szCs w:val="21"/>
        </w:rPr>
      </w:pPr>
    </w:p>
    <w:p w14:paraId="03C60F7A" w14:textId="77777777" w:rsidR="004460D2" w:rsidRDefault="004460D2" w:rsidP="004460D2">
      <w:pPr>
        <w:pStyle w:val="ae"/>
        <w:ind w:left="36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Its</w:t>
      </w:r>
      <w:r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 w:hint="eastAsia"/>
          <w:szCs w:val="21"/>
        </w:rPr>
        <w:t>m</w:t>
      </w:r>
      <w:r w:rsidRPr="00376938">
        <w:rPr>
          <w:rFonts w:ascii="Apple Braille" w:hAnsi="Apple Braille"/>
          <w:szCs w:val="21"/>
        </w:rPr>
        <w:t>ain features</w:t>
      </w:r>
      <w:r>
        <w:rPr>
          <w:rFonts w:ascii="Apple Braille" w:hAnsi="Apple Braille"/>
          <w:szCs w:val="21"/>
        </w:rPr>
        <w:t xml:space="preserve"> include:</w:t>
      </w:r>
    </w:p>
    <w:p w14:paraId="604C6C3F" w14:textId="77777777" w:rsidR="004460D2" w:rsidRDefault="004460D2" w:rsidP="004460D2">
      <w:pPr>
        <w:pStyle w:val="ae"/>
        <w:numPr>
          <w:ilvl w:val="0"/>
          <w:numId w:val="1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O</w:t>
      </w:r>
      <w:r w:rsidRPr="00FF05E4">
        <w:rPr>
          <w:rFonts w:ascii="Apple Braille" w:hAnsi="Apple Braille"/>
          <w:szCs w:val="21"/>
        </w:rPr>
        <w:t xml:space="preserve">perating conditions </w:t>
      </w:r>
    </w:p>
    <w:p w14:paraId="6EE19E2D" w14:textId="4E2EBA8F" w:rsidR="004460D2" w:rsidRDefault="004460D2" w:rsidP="004460D2">
      <w:pPr>
        <w:pStyle w:val="ae"/>
        <w:numPr>
          <w:ilvl w:val="1"/>
          <w:numId w:val="16"/>
        </w:numPr>
        <w:ind w:firstLineChars="0"/>
        <w:rPr>
          <w:rFonts w:ascii="Apple Braille" w:hAnsi="Apple Braille"/>
          <w:szCs w:val="21"/>
        </w:rPr>
      </w:pPr>
      <w:r w:rsidRPr="00FF05E4">
        <w:rPr>
          <w:rFonts w:ascii="Apple Braille" w:hAnsi="Apple Braille"/>
          <w:szCs w:val="21"/>
        </w:rPr>
        <w:t xml:space="preserve">Main clock: 12MHz </w:t>
      </w:r>
      <w:r w:rsidR="00F708AF">
        <w:rPr>
          <w:rFonts w:ascii="Apple Braille" w:hAnsi="Apple Braille"/>
          <w:szCs w:val="21"/>
        </w:rPr>
        <w:t>or</w:t>
      </w:r>
      <w:r w:rsidR="00056731">
        <w:rPr>
          <w:rFonts w:ascii="Apple Braille" w:hAnsi="Apple Braille"/>
          <w:szCs w:val="21"/>
        </w:rPr>
        <w:t xml:space="preserve"> 13MHz</w:t>
      </w:r>
    </w:p>
    <w:p w14:paraId="607E16C3" w14:textId="77777777" w:rsidR="004460D2" w:rsidRDefault="004460D2" w:rsidP="004460D2">
      <w:pPr>
        <w:pStyle w:val="ae"/>
        <w:numPr>
          <w:ilvl w:val="1"/>
          <w:numId w:val="16"/>
        </w:numPr>
        <w:ind w:firstLineChars="0"/>
        <w:rPr>
          <w:rFonts w:ascii="Apple Braille" w:hAnsi="Apple Braille"/>
          <w:szCs w:val="21"/>
        </w:rPr>
      </w:pPr>
      <w:r w:rsidRPr="00FF05E4">
        <w:rPr>
          <w:rFonts w:ascii="Apple Braille" w:hAnsi="Apple Braille"/>
          <w:szCs w:val="21"/>
        </w:rPr>
        <w:t xml:space="preserve">Single 3.3 V (2.97 V to 3.63 V) analog power supply </w:t>
      </w:r>
    </w:p>
    <w:p w14:paraId="603C1EC4" w14:textId="3FEABABF" w:rsidR="004460D2" w:rsidRPr="00A1261E" w:rsidRDefault="00B51A4E" w:rsidP="004460D2">
      <w:pPr>
        <w:pStyle w:val="ae"/>
        <w:numPr>
          <w:ilvl w:val="1"/>
          <w:numId w:val="16"/>
        </w:numPr>
        <w:ind w:firstLineChars="0"/>
        <w:rPr>
          <w:rFonts w:ascii="Apple Braille" w:hAnsi="Apple Braille"/>
          <w:szCs w:val="21"/>
        </w:rPr>
      </w:pPr>
      <w:r w:rsidRPr="00B51A4E">
        <w:rPr>
          <w:rFonts w:ascii="Apple Braille" w:hAnsi="Apple Braille"/>
          <w:szCs w:val="21"/>
        </w:rPr>
        <w:t>Ambient</w:t>
      </w:r>
      <w:r>
        <w:rPr>
          <w:rFonts w:ascii="Arial" w:hAnsi="Arial" w:cs="Arial"/>
          <w:b/>
          <w:bCs/>
          <w:color w:val="434343"/>
          <w:szCs w:val="21"/>
          <w:shd w:val="clear" w:color="auto" w:fill="FCFCFE"/>
        </w:rPr>
        <w:t xml:space="preserve"> </w:t>
      </w:r>
      <w:r w:rsidR="004460D2" w:rsidRPr="00FF05E4">
        <w:rPr>
          <w:rFonts w:ascii="Apple Braille" w:hAnsi="Apple Braille"/>
          <w:szCs w:val="21"/>
        </w:rPr>
        <w:t>temperature range from -</w:t>
      </w:r>
      <w:r>
        <w:rPr>
          <w:rFonts w:ascii="Apple Braille" w:hAnsi="Apple Braille"/>
          <w:szCs w:val="21"/>
        </w:rPr>
        <w:t>25</w:t>
      </w:r>
      <w:r w:rsidR="004460D2" w:rsidRPr="00FF05E4">
        <w:rPr>
          <w:rFonts w:ascii="Apple Braille" w:hAnsi="Apple Braille"/>
          <w:szCs w:val="21"/>
        </w:rPr>
        <w:t xml:space="preserve">°C to </w:t>
      </w:r>
      <w:r>
        <w:rPr>
          <w:rFonts w:ascii="Apple Braille" w:hAnsi="Apple Braille"/>
          <w:szCs w:val="21"/>
        </w:rPr>
        <w:t>8</w:t>
      </w:r>
      <w:r w:rsidR="00056731">
        <w:rPr>
          <w:rFonts w:ascii="Apple Braille" w:hAnsi="Apple Braille"/>
          <w:szCs w:val="21"/>
        </w:rPr>
        <w:t>0</w:t>
      </w:r>
      <w:r w:rsidR="004460D2" w:rsidRPr="00FF05E4">
        <w:rPr>
          <w:rFonts w:ascii="Apple Braille" w:hAnsi="Apple Braille"/>
          <w:szCs w:val="21"/>
        </w:rPr>
        <w:t>°C</w:t>
      </w:r>
    </w:p>
    <w:p w14:paraId="7D751C91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 xml:space="preserve">ne stereo </w:t>
      </w:r>
      <w:r>
        <w:rPr>
          <w:rFonts w:ascii="Apple Braille" w:hAnsi="Apple Braille" w:hint="eastAsia"/>
          <w:szCs w:val="21"/>
        </w:rPr>
        <w:t>24-bi</w:t>
      </w:r>
      <w:r>
        <w:rPr>
          <w:rFonts w:ascii="Apple Braille" w:hAnsi="Apple Braille"/>
          <w:szCs w:val="21"/>
        </w:rPr>
        <w:t xml:space="preserve">t/192Ksps ADC and One stereo </w:t>
      </w:r>
      <w:r>
        <w:rPr>
          <w:rFonts w:ascii="Apple Braille" w:hAnsi="Apple Braille" w:hint="eastAsia"/>
          <w:szCs w:val="21"/>
        </w:rPr>
        <w:t>24-bi</w:t>
      </w:r>
      <w:r>
        <w:rPr>
          <w:rFonts w:ascii="Apple Braille" w:hAnsi="Apple Braille"/>
          <w:szCs w:val="21"/>
        </w:rPr>
        <w:t>t/192Ksps DAC</w:t>
      </w:r>
    </w:p>
    <w:p w14:paraId="10D5DEF0" w14:textId="6CBCD873" w:rsidR="004460D2" w:rsidRPr="005E3A25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Low B</w:t>
      </w:r>
      <w:r w:rsidR="00F01D2D">
        <w:rPr>
          <w:rFonts w:ascii="Apple Braille" w:hAnsi="Apple Braille"/>
          <w:szCs w:val="21"/>
        </w:rPr>
        <w:t>O</w:t>
      </w:r>
      <w:r w:rsidRPr="00F817AC">
        <w:rPr>
          <w:rFonts w:ascii="Apple Braille" w:hAnsi="Apple Braille"/>
          <w:szCs w:val="21"/>
        </w:rPr>
        <w:t>M capacitor-less input and output</w:t>
      </w:r>
    </w:p>
    <w:p w14:paraId="77D66531" w14:textId="4901D842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del w:id="441" w:author="Bai Rong" w:date="2021-05-18T19:34:00Z">
        <w:r w:rsidDel="005632B9">
          <w:rPr>
            <w:rFonts w:ascii="Apple Braille" w:hAnsi="Apple Braille"/>
            <w:szCs w:val="21"/>
          </w:rPr>
          <w:delText xml:space="preserve">Up to </w:delText>
        </w:r>
      </w:del>
      <w:r w:rsidR="00ED2465">
        <w:rPr>
          <w:rFonts w:ascii="Apple Braille" w:hAnsi="Apple Braille"/>
          <w:szCs w:val="21"/>
        </w:rPr>
        <w:t xml:space="preserve">4 </w:t>
      </w:r>
      <w:r>
        <w:rPr>
          <w:rFonts w:ascii="Apple Braille" w:hAnsi="Apple Braille"/>
          <w:szCs w:val="21"/>
        </w:rPr>
        <w:t>d</w:t>
      </w:r>
      <w:r w:rsidRPr="00F817AC">
        <w:rPr>
          <w:rFonts w:ascii="Apple Braille" w:hAnsi="Apple Braille"/>
          <w:szCs w:val="21"/>
        </w:rPr>
        <w:t>igital microphone interfaces with programmable DMIC clock frequency and support of low power mode</w:t>
      </w:r>
    </w:p>
    <w:p w14:paraId="76F4F7FE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Serial and parallel audio interface for digital audio data</w:t>
      </w:r>
    </w:p>
    <w:p w14:paraId="2EDABA65" w14:textId="77777777" w:rsidR="004460D2" w:rsidRPr="005E3A25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24 to 16-bit signed linear PCM format</w:t>
      </w:r>
      <w:r>
        <w:rPr>
          <w:rFonts w:ascii="Apple Braille" w:hAnsi="Apple Braille"/>
          <w:szCs w:val="21"/>
        </w:rPr>
        <w:t xml:space="preserve">, support sampling rate of </w:t>
      </w:r>
      <w:r w:rsidRPr="00F817AC">
        <w:rPr>
          <w:rFonts w:ascii="Apple Braille" w:hAnsi="Apple Braille"/>
          <w:szCs w:val="21"/>
        </w:rPr>
        <w:t>8, 11.025, 12, 16, 22.05, 24, 32, 44.1, 48, 88.2, 96, 176.4, 192kHz</w:t>
      </w:r>
    </w:p>
    <w:p w14:paraId="182D768E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376938">
        <w:rPr>
          <w:rFonts w:ascii="Apple Braille" w:hAnsi="Apple Braille"/>
          <w:szCs w:val="21"/>
        </w:rPr>
        <w:t>Embedded low noise linear regulator for high resilience to power supply noise</w:t>
      </w:r>
    </w:p>
    <w:p w14:paraId="2329F277" w14:textId="77777777" w:rsidR="004460D2" w:rsidRPr="005E3A25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Low power operating mode on the ADC path</w:t>
      </w:r>
    </w:p>
    <w:p w14:paraId="1B4780A5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lastRenderedPageBreak/>
        <w:t>Reduction of audible glitches systems:</w:t>
      </w:r>
    </w:p>
    <w:p w14:paraId="211F0360" w14:textId="77777777" w:rsidR="004460D2" w:rsidRDefault="004460D2" w:rsidP="004460D2">
      <w:pPr>
        <w:pStyle w:val="ae"/>
        <w:numPr>
          <w:ilvl w:val="1"/>
          <w:numId w:val="20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Soft mute mode</w:t>
      </w:r>
    </w:p>
    <w:p w14:paraId="3DD12DA7" w14:textId="77777777" w:rsidR="004460D2" w:rsidRDefault="004460D2" w:rsidP="004460D2">
      <w:pPr>
        <w:pStyle w:val="ae"/>
        <w:numPr>
          <w:ilvl w:val="1"/>
          <w:numId w:val="20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Zero-crossing gain change</w:t>
      </w:r>
    </w:p>
    <w:p w14:paraId="1CD126DA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Automatic Gain/Level Control (AGC) with SNR optimizer feature</w:t>
      </w:r>
    </w:p>
    <w:p w14:paraId="1ECC421A" w14:textId="77777777" w:rsidR="004460D2" w:rsidRPr="00A1261E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Programmable Wind Noise Filter (WNF)</w:t>
      </w:r>
    </w:p>
    <w:p w14:paraId="1D10AF2C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proofErr w:type="spellStart"/>
      <w:r w:rsidRPr="00F817AC">
        <w:rPr>
          <w:rFonts w:ascii="Apple Braille" w:hAnsi="Apple Braille"/>
          <w:szCs w:val="21"/>
        </w:rPr>
        <w:t>WhisperTrigger</w:t>
      </w:r>
      <w:r w:rsidRPr="00906CE5">
        <w:rPr>
          <w:rFonts w:ascii="Apple Braille" w:hAnsi="Apple Braille"/>
          <w:szCs w:val="21"/>
          <w:vertAlign w:val="superscript"/>
        </w:rPr>
        <w:t>TM</w:t>
      </w:r>
      <w:proofErr w:type="spellEnd"/>
      <w:r>
        <w:rPr>
          <w:rFonts w:ascii="Apple Braille" w:hAnsi="Apple Braille"/>
          <w:szCs w:val="21"/>
        </w:rPr>
        <w:t xml:space="preserve">, voice activity detection </w:t>
      </w:r>
      <w:r w:rsidRPr="00F817AC">
        <w:rPr>
          <w:rFonts w:ascii="Apple Braille" w:hAnsi="Apple Braille"/>
          <w:szCs w:val="21"/>
        </w:rPr>
        <w:t>for digital microphone</w:t>
      </w:r>
    </w:p>
    <w:p w14:paraId="241CE8A7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jc w:val="left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 xml:space="preserve">Slave mode </w:t>
      </w:r>
      <w:r>
        <w:rPr>
          <w:rFonts w:ascii="Apple Braille" w:hAnsi="Apple Braille" w:hint="eastAsia"/>
          <w:szCs w:val="21"/>
        </w:rPr>
        <w:t>interface</w:t>
      </w:r>
      <w:r>
        <w:rPr>
          <w:rFonts w:ascii="Apple Braille" w:hAnsi="Apple Braille"/>
          <w:szCs w:val="21"/>
        </w:rPr>
        <w:t xml:space="preserve"> </w:t>
      </w:r>
      <w:r w:rsidRPr="00F817AC">
        <w:rPr>
          <w:rFonts w:ascii="Apple Braille" w:hAnsi="Apple Braille"/>
          <w:szCs w:val="21"/>
        </w:rPr>
        <w:t>on DAC with AIAS</w:t>
      </w:r>
      <w:r>
        <w:rPr>
          <w:rFonts w:ascii="Apple Braille" w:hAnsi="Apple Braille"/>
          <w:szCs w:val="21"/>
        </w:rPr>
        <w:t xml:space="preserve"> automatic data rate synchronization</w:t>
      </w:r>
    </w:p>
    <w:p w14:paraId="041614F4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 xml:space="preserve">Slave mode </w:t>
      </w:r>
      <w:r>
        <w:rPr>
          <w:rFonts w:ascii="Apple Braille" w:hAnsi="Apple Braille" w:hint="eastAsia"/>
          <w:szCs w:val="21"/>
        </w:rPr>
        <w:t>interface</w:t>
      </w:r>
      <w:r w:rsidRPr="00F817AC">
        <w:rPr>
          <w:rFonts w:ascii="Apple Braille" w:hAnsi="Apple Braille"/>
          <w:szCs w:val="21"/>
        </w:rPr>
        <w:t xml:space="preserve"> on ADC with AIAS</w:t>
      </w:r>
      <w:r>
        <w:rPr>
          <w:rFonts w:ascii="Apple Braille" w:hAnsi="Apple Braille"/>
          <w:szCs w:val="21"/>
        </w:rPr>
        <w:t xml:space="preserve"> automatic data rate synchronization</w:t>
      </w:r>
    </w:p>
    <w:p w14:paraId="5E2E96A7" w14:textId="60ED2DB2" w:rsidR="004460D2" w:rsidRDefault="004460D2" w:rsidP="004460D2">
      <w:pPr>
        <w:pStyle w:val="ae"/>
        <w:ind w:left="360"/>
        <w:rPr>
          <w:ins w:id="442" w:author="Bai Rong" w:date="2021-05-18T19:52:00Z"/>
          <w:rFonts w:ascii="Apple Braille" w:hAnsi="Apple Braille"/>
          <w:szCs w:val="21"/>
        </w:rPr>
      </w:pPr>
    </w:p>
    <w:p w14:paraId="05FEF623" w14:textId="2273CAA6" w:rsidR="00E534A5" w:rsidDel="00C47B65" w:rsidRDefault="00E534A5" w:rsidP="004460D2">
      <w:pPr>
        <w:pStyle w:val="ae"/>
        <w:ind w:left="360"/>
        <w:rPr>
          <w:del w:id="443" w:author="Bai Rong" w:date="2021-05-18T20:06:00Z"/>
          <w:rFonts w:ascii="Apple Braille" w:hAnsi="Apple Braille" w:hint="eastAsia"/>
          <w:szCs w:val="21"/>
        </w:rPr>
      </w:pPr>
    </w:p>
    <w:p w14:paraId="13BF36C9" w14:textId="24CBD5D0" w:rsidR="007046D9" w:rsidDel="00E534A5" w:rsidRDefault="007046D9" w:rsidP="004460D2">
      <w:pPr>
        <w:pStyle w:val="ae"/>
        <w:ind w:left="360"/>
        <w:rPr>
          <w:del w:id="444" w:author="Bai Rong" w:date="2021-05-18T19:52:00Z"/>
          <w:rFonts w:ascii="Apple Braille" w:hAnsi="Apple Braille"/>
          <w:szCs w:val="21"/>
        </w:rPr>
      </w:pPr>
    </w:p>
    <w:p w14:paraId="4CDB622C" w14:textId="4C62E344" w:rsidR="007046D9" w:rsidRPr="00E534A5" w:rsidDel="00E534A5" w:rsidRDefault="007046D9" w:rsidP="00E534A5">
      <w:pPr>
        <w:widowControl/>
        <w:jc w:val="left"/>
        <w:rPr>
          <w:del w:id="445" w:author="Bai Rong" w:date="2021-05-18T19:52:00Z"/>
          <w:rFonts w:ascii="Apple Braille" w:eastAsiaTheme="minorEastAsia" w:hAnsi="Apple Braille" w:hint="eastAsia"/>
          <w:szCs w:val="21"/>
          <w:rPrChange w:id="446" w:author="Bai Rong" w:date="2021-05-18T19:52:00Z">
            <w:rPr>
              <w:del w:id="447" w:author="Bai Rong" w:date="2021-05-18T19:52:00Z"/>
              <w:rFonts w:hint="eastAsia"/>
            </w:rPr>
          </w:rPrChange>
        </w:rPr>
        <w:pPrChange w:id="448" w:author="Bai Rong" w:date="2021-05-18T19:52:00Z">
          <w:pPr>
            <w:pStyle w:val="ae"/>
            <w:ind w:left="360"/>
          </w:pPr>
        </w:pPrChange>
      </w:pPr>
    </w:p>
    <w:p w14:paraId="3C565F7B" w14:textId="2B0AF845" w:rsidR="004460D2" w:rsidRPr="00595EBD" w:rsidRDefault="000F10D7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449" w:name="_Toc44431352"/>
      <w:bookmarkStart w:id="450" w:name="_Toc72260311"/>
      <w:r>
        <w:rPr>
          <w:rFonts w:ascii="Apple Braille" w:hAnsi="Apple Braille"/>
          <w:b/>
          <w:bCs/>
          <w:szCs w:val="21"/>
        </w:rPr>
        <w:t>Codec</w:t>
      </w:r>
      <w:r w:rsidR="004460D2" w:rsidRPr="00595EBD">
        <w:rPr>
          <w:rFonts w:ascii="Apple Braille" w:hAnsi="Apple Braille"/>
          <w:b/>
          <w:bCs/>
          <w:szCs w:val="21"/>
        </w:rPr>
        <w:t xml:space="preserve"> characteristics:</w:t>
      </w:r>
      <w:bookmarkEnd w:id="449"/>
      <w:bookmarkEnd w:id="450"/>
    </w:p>
    <w:p w14:paraId="5899D137" w14:textId="77777777" w:rsidR="004460D2" w:rsidRPr="00595EBD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Cs w:val="21"/>
        </w:rPr>
      </w:pPr>
      <w:bookmarkStart w:id="451" w:name="_Toc44431353"/>
      <w:bookmarkStart w:id="452" w:name="_Toc72260312"/>
      <w:r w:rsidRPr="00595EBD">
        <w:rPr>
          <w:rFonts w:ascii="Apple Braille" w:hAnsi="Apple Braille"/>
          <w:b/>
          <w:bCs/>
          <w:szCs w:val="21"/>
        </w:rPr>
        <w:t>Frequencies:</w:t>
      </w:r>
      <w:bookmarkEnd w:id="451"/>
      <w:bookmarkEnd w:id="452"/>
    </w:p>
    <w:p w14:paraId="1FFC1B86" w14:textId="77777777" w:rsidR="004460D2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  <w:r w:rsidRPr="00F51411">
        <w:rPr>
          <w:rFonts w:ascii="Apple Braille" w:hAnsi="Apple Braille"/>
          <w:szCs w:val="21"/>
        </w:rPr>
        <w:t>Sampling frequency and main clock frequency</w:t>
      </w:r>
      <w:r>
        <w:rPr>
          <w:rFonts w:ascii="Apple Braille" w:hAnsi="Apple Braille"/>
          <w:szCs w:val="21"/>
        </w:rPr>
        <w:t>:</w:t>
      </w:r>
    </w:p>
    <w:p w14:paraId="25B8B6C7" w14:textId="77777777" w:rsidR="004460D2" w:rsidRPr="00445B5C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7"/>
        <w:gridCol w:w="3233"/>
        <w:gridCol w:w="709"/>
        <w:gridCol w:w="826"/>
        <w:gridCol w:w="716"/>
        <w:gridCol w:w="657"/>
      </w:tblGrid>
      <w:tr w:rsidR="004460D2" w:rsidRPr="00F51411" w14:paraId="2090F93D" w14:textId="77777777" w:rsidTr="004460D2">
        <w:tc>
          <w:tcPr>
            <w:tcW w:w="1157" w:type="dxa"/>
            <w:shd w:val="clear" w:color="auto" w:fill="D0CECE" w:themeFill="background2" w:themeFillShade="E6"/>
          </w:tcPr>
          <w:p w14:paraId="3A48B4A1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Parameter</w:t>
            </w:r>
          </w:p>
        </w:tc>
        <w:tc>
          <w:tcPr>
            <w:tcW w:w="3233" w:type="dxa"/>
            <w:shd w:val="clear" w:color="auto" w:fill="D0CECE" w:themeFill="background2" w:themeFillShade="E6"/>
          </w:tcPr>
          <w:p w14:paraId="12465125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D0CECE" w:themeFill="background2" w:themeFillShade="E6"/>
          </w:tcPr>
          <w:p w14:paraId="2EA3A4F3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 xml:space="preserve">Min. </w:t>
            </w:r>
          </w:p>
        </w:tc>
        <w:tc>
          <w:tcPr>
            <w:tcW w:w="826" w:type="dxa"/>
            <w:shd w:val="clear" w:color="auto" w:fill="D0CECE" w:themeFill="background2" w:themeFillShade="E6"/>
          </w:tcPr>
          <w:p w14:paraId="56FBD412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Typ.</w:t>
            </w:r>
          </w:p>
        </w:tc>
        <w:tc>
          <w:tcPr>
            <w:tcW w:w="716" w:type="dxa"/>
            <w:shd w:val="clear" w:color="auto" w:fill="D0CECE" w:themeFill="background2" w:themeFillShade="E6"/>
          </w:tcPr>
          <w:p w14:paraId="16038F8F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Max.</w:t>
            </w:r>
          </w:p>
        </w:tc>
        <w:tc>
          <w:tcPr>
            <w:tcW w:w="657" w:type="dxa"/>
            <w:shd w:val="clear" w:color="auto" w:fill="D0CECE" w:themeFill="background2" w:themeFillShade="E6"/>
          </w:tcPr>
          <w:p w14:paraId="21A70C56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D73CFD" w14:paraId="1A811B1C" w14:textId="77777777" w:rsidTr="004460D2">
        <w:tc>
          <w:tcPr>
            <w:tcW w:w="1157" w:type="dxa"/>
          </w:tcPr>
          <w:p w14:paraId="74B6634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  <w:r w:rsidRPr="00906CE5">
              <w:rPr>
                <w:rFonts w:ascii="Apple Braille" w:hAnsi="Apple Braille"/>
                <w:sz w:val="15"/>
                <w:szCs w:val="15"/>
                <w:vertAlign w:val="subscript"/>
              </w:rPr>
              <w:t>s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 </w:t>
            </w:r>
          </w:p>
        </w:tc>
        <w:tc>
          <w:tcPr>
            <w:tcW w:w="3233" w:type="dxa"/>
          </w:tcPr>
          <w:p w14:paraId="140AF3D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Sampling frequency in normal mode</w:t>
            </w:r>
          </w:p>
        </w:tc>
        <w:tc>
          <w:tcPr>
            <w:tcW w:w="709" w:type="dxa"/>
          </w:tcPr>
          <w:p w14:paraId="0338FAD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8</w:t>
            </w:r>
          </w:p>
        </w:tc>
        <w:tc>
          <w:tcPr>
            <w:tcW w:w="826" w:type="dxa"/>
          </w:tcPr>
          <w:p w14:paraId="3BFBB00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6" w:type="dxa"/>
          </w:tcPr>
          <w:p w14:paraId="419C863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92</w:t>
            </w:r>
          </w:p>
        </w:tc>
        <w:tc>
          <w:tcPr>
            <w:tcW w:w="657" w:type="dxa"/>
          </w:tcPr>
          <w:p w14:paraId="2CD5A0A8" w14:textId="212FD25F" w:rsidR="004460D2" w:rsidRPr="00D73CFD" w:rsidRDefault="00B51A4E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kHz</w:t>
            </w:r>
          </w:p>
        </w:tc>
      </w:tr>
      <w:tr w:rsidR="004460D2" w:rsidRPr="00D73CFD" w14:paraId="7F6A21C5" w14:textId="77777777" w:rsidTr="004460D2">
        <w:tc>
          <w:tcPr>
            <w:tcW w:w="1157" w:type="dxa"/>
          </w:tcPr>
          <w:p w14:paraId="65F9BEF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  <w:r w:rsidRPr="00906CE5">
              <w:rPr>
                <w:rFonts w:ascii="Apple Braille" w:hAnsi="Apple Braille"/>
                <w:sz w:val="15"/>
                <w:szCs w:val="15"/>
                <w:vertAlign w:val="subscript"/>
              </w:rPr>
              <w:t>s</w:t>
            </w:r>
          </w:p>
        </w:tc>
        <w:tc>
          <w:tcPr>
            <w:tcW w:w="3233" w:type="dxa"/>
          </w:tcPr>
          <w:p w14:paraId="3920C42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Sampling frequency in low power consumption mode (ADC only)</w:t>
            </w:r>
          </w:p>
        </w:tc>
        <w:tc>
          <w:tcPr>
            <w:tcW w:w="709" w:type="dxa"/>
          </w:tcPr>
          <w:p w14:paraId="3911061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8</w:t>
            </w:r>
          </w:p>
        </w:tc>
        <w:tc>
          <w:tcPr>
            <w:tcW w:w="826" w:type="dxa"/>
          </w:tcPr>
          <w:p w14:paraId="5D24AED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6" w:type="dxa"/>
          </w:tcPr>
          <w:p w14:paraId="6353AD2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6</w:t>
            </w:r>
          </w:p>
        </w:tc>
        <w:tc>
          <w:tcPr>
            <w:tcW w:w="657" w:type="dxa"/>
          </w:tcPr>
          <w:p w14:paraId="1C262BC7" w14:textId="42A659D5" w:rsidR="004460D2" w:rsidRPr="00D73CFD" w:rsidRDefault="00B51A4E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kHz</w:t>
            </w:r>
          </w:p>
        </w:tc>
      </w:tr>
      <w:tr w:rsidR="004460D2" w:rsidRPr="00D73CFD" w14:paraId="69F79495" w14:textId="77777777" w:rsidTr="004460D2">
        <w:tc>
          <w:tcPr>
            <w:tcW w:w="1157" w:type="dxa"/>
          </w:tcPr>
          <w:p w14:paraId="259E706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  <w:r w:rsidRPr="00906CE5">
              <w:rPr>
                <w:rFonts w:ascii="Apple Braille" w:hAnsi="Apple Braille"/>
                <w:sz w:val="15"/>
                <w:szCs w:val="15"/>
                <w:vertAlign w:val="subscript"/>
              </w:rPr>
              <w:t>mclk</w:t>
            </w:r>
            <w:proofErr w:type="spellEnd"/>
          </w:p>
        </w:tc>
        <w:tc>
          <w:tcPr>
            <w:tcW w:w="3233" w:type="dxa"/>
          </w:tcPr>
          <w:p w14:paraId="4A4B5113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Main clock frequency</w:t>
            </w:r>
          </w:p>
        </w:tc>
        <w:tc>
          <w:tcPr>
            <w:tcW w:w="709" w:type="dxa"/>
          </w:tcPr>
          <w:p w14:paraId="4672131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26" w:type="dxa"/>
          </w:tcPr>
          <w:p w14:paraId="7F24D787" w14:textId="6AD79BED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2</w:t>
            </w:r>
            <w:r>
              <w:rPr>
                <w:rFonts w:ascii="Apple Braille" w:hAnsi="Apple Braille" w:hint="eastAsia"/>
                <w:sz w:val="15"/>
                <w:szCs w:val="15"/>
              </w:rPr>
              <w:t xml:space="preserve"> o</w:t>
            </w:r>
            <w:r>
              <w:rPr>
                <w:rFonts w:ascii="Apple Braille" w:hAnsi="Apple Braille"/>
                <w:sz w:val="15"/>
                <w:szCs w:val="15"/>
              </w:rPr>
              <w:t xml:space="preserve">r 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3</w:t>
            </w:r>
          </w:p>
        </w:tc>
        <w:tc>
          <w:tcPr>
            <w:tcW w:w="716" w:type="dxa"/>
          </w:tcPr>
          <w:p w14:paraId="436D580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7" w:type="dxa"/>
          </w:tcPr>
          <w:p w14:paraId="54D77D8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:rsidRPr="00D73CFD" w14:paraId="691662F1" w14:textId="77777777" w:rsidTr="004460D2">
        <w:tc>
          <w:tcPr>
            <w:tcW w:w="1157" w:type="dxa"/>
          </w:tcPr>
          <w:p w14:paraId="5A0C119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D</w:t>
            </w:r>
            <w:r w:rsidRPr="00906CE5">
              <w:rPr>
                <w:rFonts w:ascii="Apple Braille" w:hAnsi="Apple Braille"/>
                <w:sz w:val="15"/>
                <w:szCs w:val="15"/>
                <w:vertAlign w:val="subscript"/>
              </w:rPr>
              <w:t>mclk</w:t>
            </w:r>
            <w:proofErr w:type="spellEnd"/>
          </w:p>
        </w:tc>
        <w:tc>
          <w:tcPr>
            <w:tcW w:w="3233" w:type="dxa"/>
          </w:tcPr>
          <w:p w14:paraId="1C0B923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Main clock duty cycle</w:t>
            </w:r>
          </w:p>
        </w:tc>
        <w:tc>
          <w:tcPr>
            <w:tcW w:w="709" w:type="dxa"/>
          </w:tcPr>
          <w:p w14:paraId="02F42E7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0.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4</w:t>
            </w:r>
            <w:r w:rsidRPr="00D73CFD">
              <w:rPr>
                <w:rFonts w:ascii="Apple Braille" w:hAnsi="Apple Braille"/>
                <w:sz w:val="15"/>
                <w:szCs w:val="15"/>
              </w:rPr>
              <w:t>5</w:t>
            </w:r>
          </w:p>
        </w:tc>
        <w:tc>
          <w:tcPr>
            <w:tcW w:w="826" w:type="dxa"/>
          </w:tcPr>
          <w:p w14:paraId="6CA6EB0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0</w:t>
            </w:r>
            <w:r w:rsidRPr="00D73CFD">
              <w:rPr>
                <w:rFonts w:ascii="Apple Braille" w:hAnsi="Apple Braille"/>
                <w:sz w:val="15"/>
                <w:szCs w:val="15"/>
              </w:rPr>
              <w:t>.50</w:t>
            </w:r>
          </w:p>
        </w:tc>
        <w:tc>
          <w:tcPr>
            <w:tcW w:w="716" w:type="dxa"/>
          </w:tcPr>
          <w:p w14:paraId="5A92A7E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0.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5</w:t>
            </w:r>
            <w:r w:rsidRPr="00D73CFD">
              <w:rPr>
                <w:rFonts w:ascii="Apple Braille" w:hAnsi="Apple Braille"/>
                <w:sz w:val="15"/>
                <w:szCs w:val="15"/>
              </w:rPr>
              <w:t>5</w:t>
            </w:r>
          </w:p>
        </w:tc>
        <w:tc>
          <w:tcPr>
            <w:tcW w:w="657" w:type="dxa"/>
          </w:tcPr>
          <w:p w14:paraId="473F791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</w:p>
        </w:tc>
      </w:tr>
    </w:tbl>
    <w:p w14:paraId="17B88367" w14:textId="77777777" w:rsidR="00D5776F" w:rsidRDefault="00D5776F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p w14:paraId="68962E53" w14:textId="02D1199F" w:rsidR="004460D2" w:rsidRDefault="00B51A4E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The r</w:t>
      </w:r>
      <w:r w:rsidRPr="00F62121">
        <w:rPr>
          <w:rFonts w:ascii="Apple Braille" w:hAnsi="Apple Braille"/>
          <w:szCs w:val="21"/>
        </w:rPr>
        <w:t xml:space="preserve">elation </w:t>
      </w:r>
      <w:r w:rsidR="004460D2" w:rsidRPr="00F62121">
        <w:rPr>
          <w:rFonts w:ascii="Apple Braille" w:hAnsi="Apple Braille"/>
          <w:szCs w:val="21"/>
        </w:rPr>
        <w:t>between MCLK, DMIC_CLK frequencies</w:t>
      </w:r>
      <w:r>
        <w:rPr>
          <w:rFonts w:ascii="Apple Braille" w:hAnsi="Apple Braille"/>
          <w:szCs w:val="21"/>
        </w:rPr>
        <w:t>,</w:t>
      </w:r>
      <w:r w:rsidR="004460D2" w:rsidRPr="00F62121">
        <w:rPr>
          <w:rFonts w:ascii="Apple Braille" w:hAnsi="Apple Braille"/>
          <w:szCs w:val="21"/>
        </w:rPr>
        <w:t xml:space="preserve"> and available F</w:t>
      </w:r>
      <w:r w:rsidR="004460D2" w:rsidRPr="00906CE5">
        <w:rPr>
          <w:rFonts w:ascii="Apple Braille" w:hAnsi="Apple Braille"/>
          <w:szCs w:val="21"/>
          <w:vertAlign w:val="subscript"/>
        </w:rPr>
        <w:t>s</w:t>
      </w:r>
      <w:r w:rsidR="004460D2">
        <w:rPr>
          <w:rFonts w:ascii="Apple Braille" w:hAnsi="Apple Braille"/>
          <w:szCs w:val="21"/>
        </w:rPr>
        <w:t>:</w:t>
      </w:r>
    </w:p>
    <w:tbl>
      <w:tblPr>
        <w:tblW w:w="0" w:type="auto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3"/>
        <w:gridCol w:w="2096"/>
        <w:gridCol w:w="2096"/>
        <w:gridCol w:w="2043"/>
      </w:tblGrid>
      <w:tr w:rsidR="004460D2" w:rsidRPr="00F62121" w14:paraId="2F102913" w14:textId="77777777" w:rsidTr="00126B18">
        <w:tc>
          <w:tcPr>
            <w:tcW w:w="425" w:type="dxa"/>
            <w:shd w:val="clear" w:color="auto" w:fill="D0CECE" w:themeFill="background2" w:themeFillShade="E6"/>
          </w:tcPr>
          <w:p w14:paraId="06BEE66E" w14:textId="77777777" w:rsidR="004460D2" w:rsidRPr="005C7792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Clock division ratio (DMIC_RATE)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14:paraId="649AAF80" w14:textId="77777777" w:rsidR="004460D2" w:rsidRPr="005C7792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DMIC-CLK</w:t>
            </w:r>
            <w:r w:rsidRPr="005C7792">
              <w:rPr>
                <w:rFonts w:ascii="Apple Braille" w:hAnsi="Apple Braille" w:hint="eastAsia"/>
                <w:b/>
                <w:bCs/>
                <w:sz w:val="15"/>
                <w:szCs w:val="15"/>
              </w:rPr>
              <w:t>: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 frequency (</w:t>
            </w:r>
            <w:proofErr w:type="spellStart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F</w:t>
            </w:r>
            <w:r w:rsidRPr="00906CE5">
              <w:rPr>
                <w:rFonts w:ascii="Apple Braille" w:hAnsi="Apple Braille"/>
                <w:b/>
                <w:bCs/>
                <w:sz w:val="15"/>
                <w:szCs w:val="15"/>
                <w:vertAlign w:val="subscript"/>
              </w:rPr>
              <w:t>dmic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≠clk</w:t>
            </w:r>
            <w:proofErr w:type="spellEnd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) for </w:t>
            </w:r>
            <w:proofErr w:type="spellStart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Fmclk</w:t>
            </w:r>
            <w:proofErr w:type="spellEnd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=12Mhz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14:paraId="1D4B9B6B" w14:textId="77777777" w:rsidR="004460D2" w:rsidRPr="005C7792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DMIC-CLK</w:t>
            </w:r>
            <w:r w:rsidRPr="005C7792">
              <w:rPr>
                <w:rFonts w:ascii="Apple Braille" w:hAnsi="Apple Braille" w:hint="eastAsia"/>
                <w:b/>
                <w:bCs/>
                <w:sz w:val="15"/>
                <w:szCs w:val="15"/>
              </w:rPr>
              <w:t>: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 frequency (</w:t>
            </w:r>
            <w:proofErr w:type="spellStart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F</w:t>
            </w:r>
            <w:r w:rsidRPr="00906CE5">
              <w:rPr>
                <w:rFonts w:ascii="Apple Braille" w:hAnsi="Apple Braille"/>
                <w:b/>
                <w:bCs/>
                <w:sz w:val="15"/>
                <w:szCs w:val="15"/>
                <w:vertAlign w:val="subscript"/>
              </w:rPr>
              <w:t>dmic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≠clk</w:t>
            </w:r>
            <w:proofErr w:type="spellEnd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) for </w:t>
            </w:r>
            <w:proofErr w:type="spellStart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Fmclk</w:t>
            </w:r>
            <w:proofErr w:type="spellEnd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=13Mhz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14:paraId="78960A25" w14:textId="2AD0A90D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5C7792">
              <w:rPr>
                <w:rFonts w:ascii="Apple Braille" w:hAnsi="Apple Braille" w:hint="eastAsia"/>
                <w:b/>
                <w:bCs/>
                <w:sz w:val="15"/>
                <w:szCs w:val="15"/>
              </w:rPr>
              <w:t>A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vailable Fs (</w:t>
            </w:r>
            <w:r w:rsidR="00B51A4E">
              <w:rPr>
                <w:rFonts w:ascii="Apple Braille" w:hAnsi="Apple Braille"/>
                <w:b/>
                <w:bCs/>
                <w:sz w:val="15"/>
                <w:szCs w:val="15"/>
              </w:rPr>
              <w:t>kHz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)</w:t>
            </w:r>
          </w:p>
        </w:tc>
      </w:tr>
      <w:tr w:rsidR="004460D2" w:rsidRPr="00F62121" w14:paraId="08E52035" w14:textId="77777777" w:rsidTr="00126B18">
        <w:tc>
          <w:tcPr>
            <w:tcW w:w="425" w:type="dxa"/>
          </w:tcPr>
          <w:p w14:paraId="1A048CA8" w14:textId="77777777" w:rsidR="004460D2" w:rsidRPr="00F62121" w:rsidRDefault="004460D2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16</w:t>
            </w:r>
          </w:p>
        </w:tc>
        <w:tc>
          <w:tcPr>
            <w:tcW w:w="2268" w:type="dxa"/>
          </w:tcPr>
          <w:p w14:paraId="3B94B8D6" w14:textId="21F22BB9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7</w:t>
            </w:r>
            <w:r>
              <w:rPr>
                <w:rFonts w:ascii="Apple Braille" w:hAnsi="Apple Braille"/>
                <w:sz w:val="15"/>
                <w:szCs w:val="15"/>
              </w:rPr>
              <w:t xml:space="preserve">50 </w:t>
            </w:r>
            <w:r w:rsidR="00B51A4E">
              <w:rPr>
                <w:rFonts w:ascii="Apple Braille" w:hAnsi="Apple Braille"/>
                <w:sz w:val="15"/>
                <w:szCs w:val="15"/>
              </w:rPr>
              <w:t>kHz</w:t>
            </w:r>
          </w:p>
        </w:tc>
        <w:tc>
          <w:tcPr>
            <w:tcW w:w="2268" w:type="dxa"/>
          </w:tcPr>
          <w:p w14:paraId="5383BF3C" w14:textId="62841413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 xml:space="preserve">812.5 </w:t>
            </w:r>
            <w:r w:rsidR="00B51A4E">
              <w:rPr>
                <w:rFonts w:ascii="Apple Braille" w:hAnsi="Apple Braille"/>
                <w:sz w:val="15"/>
                <w:szCs w:val="15"/>
              </w:rPr>
              <w:t>kHz</w:t>
            </w:r>
          </w:p>
        </w:tc>
        <w:tc>
          <w:tcPr>
            <w:tcW w:w="2268" w:type="dxa"/>
          </w:tcPr>
          <w:p w14:paraId="004C444E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4656EF">
              <w:rPr>
                <w:rFonts w:ascii="Apple Braille" w:hAnsi="Apple Braille"/>
                <w:sz w:val="15"/>
                <w:szCs w:val="15"/>
              </w:rPr>
              <w:t>8, 11.025, 12, 16</w:t>
            </w:r>
          </w:p>
        </w:tc>
      </w:tr>
      <w:tr w:rsidR="004460D2" w:rsidRPr="00F62121" w14:paraId="02853B4A" w14:textId="77777777" w:rsidTr="00126B18">
        <w:tc>
          <w:tcPr>
            <w:tcW w:w="425" w:type="dxa"/>
          </w:tcPr>
          <w:p w14:paraId="591149C0" w14:textId="77777777" w:rsidR="004460D2" w:rsidRPr="00F62121" w:rsidRDefault="004460D2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12</w:t>
            </w:r>
          </w:p>
        </w:tc>
        <w:tc>
          <w:tcPr>
            <w:tcW w:w="2268" w:type="dxa"/>
          </w:tcPr>
          <w:p w14:paraId="07473152" w14:textId="0ED22892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="00B51A4E">
              <w:rPr>
                <w:rFonts w:ascii="Apple Braille" w:hAnsi="Apple Braille"/>
                <w:sz w:val="15"/>
                <w:szCs w:val="15"/>
              </w:rPr>
              <w:t xml:space="preserve"> </w:t>
            </w:r>
            <w:r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  <w:tc>
          <w:tcPr>
            <w:tcW w:w="2268" w:type="dxa"/>
          </w:tcPr>
          <w:p w14:paraId="513BD487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1</w:t>
            </w:r>
            <w:r>
              <w:rPr>
                <w:rFonts w:ascii="Apple Braille" w:hAnsi="Apple Braille"/>
                <w:sz w:val="15"/>
                <w:szCs w:val="15"/>
              </w:rPr>
              <w:t>.08 MHz</w:t>
            </w:r>
          </w:p>
        </w:tc>
        <w:tc>
          <w:tcPr>
            <w:tcW w:w="2268" w:type="dxa"/>
          </w:tcPr>
          <w:p w14:paraId="7F5532A7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4656EF">
              <w:rPr>
                <w:rFonts w:ascii="Apple Braille" w:hAnsi="Apple Braille"/>
                <w:sz w:val="15"/>
                <w:szCs w:val="15"/>
              </w:rPr>
              <w:t>8, 11.025, 12, 16</w:t>
            </w:r>
          </w:p>
        </w:tc>
      </w:tr>
      <w:tr w:rsidR="004460D2" w:rsidRPr="00F62121" w14:paraId="7458F69E" w14:textId="77777777" w:rsidTr="00126B18">
        <w:tc>
          <w:tcPr>
            <w:tcW w:w="425" w:type="dxa"/>
          </w:tcPr>
          <w:p w14:paraId="4C403ADB" w14:textId="77777777" w:rsidR="004460D2" w:rsidRPr="00F62121" w:rsidRDefault="004460D2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5</w:t>
            </w:r>
          </w:p>
        </w:tc>
        <w:tc>
          <w:tcPr>
            <w:tcW w:w="2268" w:type="dxa"/>
          </w:tcPr>
          <w:p w14:paraId="571ECD82" w14:textId="7A3643C0" w:rsidR="004460D2" w:rsidRPr="00F62121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2</w:t>
            </w:r>
            <w:r>
              <w:rPr>
                <w:rFonts w:ascii="Apple Braille" w:hAnsi="Apple Braille"/>
                <w:sz w:val="15"/>
                <w:szCs w:val="15"/>
              </w:rPr>
              <w:t>.4</w:t>
            </w:r>
            <w:r w:rsidR="00B51A4E">
              <w:rPr>
                <w:rFonts w:ascii="Apple Braille" w:hAnsi="Apple Braille"/>
                <w:sz w:val="15"/>
                <w:szCs w:val="15"/>
              </w:rPr>
              <w:t xml:space="preserve"> </w:t>
            </w:r>
            <w:r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  <w:tc>
          <w:tcPr>
            <w:tcW w:w="2268" w:type="dxa"/>
          </w:tcPr>
          <w:p w14:paraId="53BEDEEC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2</w:t>
            </w:r>
            <w:r>
              <w:rPr>
                <w:rFonts w:ascii="Apple Braille" w:hAnsi="Apple Braille"/>
                <w:sz w:val="15"/>
                <w:szCs w:val="15"/>
              </w:rPr>
              <w:t>.6 MHz</w:t>
            </w:r>
          </w:p>
        </w:tc>
        <w:tc>
          <w:tcPr>
            <w:tcW w:w="2268" w:type="dxa"/>
          </w:tcPr>
          <w:p w14:paraId="5C7AF6BF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4656EF">
              <w:rPr>
                <w:rFonts w:ascii="Apple Braille" w:hAnsi="Apple Braille"/>
                <w:sz w:val="15"/>
                <w:szCs w:val="15"/>
              </w:rPr>
              <w:t>8, 11.025, 12, 16, 22.05, 24, 32, 44.1, 48, 88.2, 96, 176.4, 192</w:t>
            </w:r>
          </w:p>
        </w:tc>
      </w:tr>
      <w:tr w:rsidR="004460D2" w:rsidRPr="00F62121" w14:paraId="57C19FB3" w14:textId="77777777" w:rsidTr="00126B18">
        <w:tc>
          <w:tcPr>
            <w:tcW w:w="425" w:type="dxa"/>
          </w:tcPr>
          <w:p w14:paraId="13FA078F" w14:textId="77777777" w:rsidR="004460D2" w:rsidRPr="00F62121" w:rsidRDefault="004460D2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4</w:t>
            </w:r>
          </w:p>
        </w:tc>
        <w:tc>
          <w:tcPr>
            <w:tcW w:w="2268" w:type="dxa"/>
          </w:tcPr>
          <w:p w14:paraId="7A00ABAC" w14:textId="0AFBD565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3</w:t>
            </w:r>
            <w:r>
              <w:rPr>
                <w:rFonts w:ascii="Apple Braille" w:hAnsi="Apple Braille"/>
                <w:sz w:val="15"/>
                <w:szCs w:val="15"/>
              </w:rPr>
              <w:t>.0</w:t>
            </w:r>
            <w:r w:rsidR="00B51A4E">
              <w:rPr>
                <w:rFonts w:ascii="Apple Braille" w:hAnsi="Apple Braille"/>
                <w:sz w:val="15"/>
                <w:szCs w:val="15"/>
              </w:rPr>
              <w:t xml:space="preserve"> </w:t>
            </w:r>
            <w:r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  <w:tc>
          <w:tcPr>
            <w:tcW w:w="2268" w:type="dxa"/>
          </w:tcPr>
          <w:p w14:paraId="06C6E491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3</w:t>
            </w:r>
            <w:r>
              <w:rPr>
                <w:rFonts w:ascii="Apple Braille" w:hAnsi="Apple Braille"/>
                <w:sz w:val="15"/>
                <w:szCs w:val="15"/>
              </w:rPr>
              <w:t>.25 MHz</w:t>
            </w:r>
          </w:p>
        </w:tc>
        <w:tc>
          <w:tcPr>
            <w:tcW w:w="2268" w:type="dxa"/>
          </w:tcPr>
          <w:p w14:paraId="173B448D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4656EF">
              <w:rPr>
                <w:rFonts w:ascii="Apple Braille" w:hAnsi="Apple Braille"/>
                <w:sz w:val="15"/>
                <w:szCs w:val="15"/>
              </w:rPr>
              <w:t>8, 11.025, 12, 16, 22.05, 24, 32, 44.1, 48, 88.2, 96, 176.4, 192</w:t>
            </w:r>
          </w:p>
        </w:tc>
      </w:tr>
    </w:tbl>
    <w:p w14:paraId="3A1884FF" w14:textId="77777777" w:rsidR="004460D2" w:rsidRPr="00F62121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p w14:paraId="59B304D9" w14:textId="0002FBC4" w:rsidR="004460D2" w:rsidRPr="00595EBD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Cs w:val="21"/>
        </w:rPr>
      </w:pPr>
      <w:bookmarkStart w:id="453" w:name="_Toc44431354"/>
      <w:bookmarkStart w:id="454" w:name="_Toc72260313"/>
      <w:r w:rsidRPr="00595EBD">
        <w:rPr>
          <w:rFonts w:ascii="Apple Braille" w:hAnsi="Apple Braille"/>
          <w:b/>
          <w:bCs/>
          <w:szCs w:val="21"/>
        </w:rPr>
        <w:t>Analog microphone</w:t>
      </w:r>
      <w:r w:rsidR="00B51A4E">
        <w:rPr>
          <w:rFonts w:ascii="Apple Braille" w:hAnsi="Apple Braille"/>
          <w:b/>
          <w:bCs/>
          <w:szCs w:val="21"/>
        </w:rPr>
        <w:t>/</w:t>
      </w:r>
      <w:r w:rsidRPr="00595EBD">
        <w:rPr>
          <w:rFonts w:ascii="Apple Braille" w:hAnsi="Apple Braille"/>
          <w:b/>
          <w:bCs/>
          <w:szCs w:val="21"/>
        </w:rPr>
        <w:t>line input to ADC path</w:t>
      </w:r>
      <w:bookmarkEnd w:id="453"/>
      <w:r w:rsidR="00D5776F">
        <w:rPr>
          <w:rFonts w:ascii="Apple Braille" w:hAnsi="Apple Braille"/>
          <w:b/>
          <w:bCs/>
          <w:szCs w:val="21"/>
        </w:rPr>
        <w:t>:</w:t>
      </w:r>
      <w:bookmarkEnd w:id="454"/>
    </w:p>
    <w:p w14:paraId="43CDED58" w14:textId="77777777" w:rsidR="004460D2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1325"/>
        <w:gridCol w:w="3257"/>
        <w:gridCol w:w="659"/>
        <w:gridCol w:w="671"/>
        <w:gridCol w:w="673"/>
        <w:gridCol w:w="717"/>
      </w:tblGrid>
      <w:tr w:rsidR="004460D2" w:rsidRPr="004656EF" w14:paraId="6B3732FF" w14:textId="77777777" w:rsidTr="00126B18">
        <w:tc>
          <w:tcPr>
            <w:tcW w:w="73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17341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Condition: - 40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 to +100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C, AVDD=3.3Vm DVDD=1.1V. Input sine wave with a frequency of 1 kHz, measurement bandwidth 20 Hz - F</w:t>
            </w:r>
            <w:r w:rsidRPr="00B51A4E">
              <w:rPr>
                <w:rFonts w:ascii="Apple Braille" w:hAnsi="Apple Braille"/>
                <w:sz w:val="15"/>
                <w:szCs w:val="15"/>
              </w:rPr>
              <w:t>s</w:t>
            </w:r>
            <w:r w:rsidRPr="00D73CFD">
              <w:rPr>
                <w:rFonts w:ascii="Apple Braille" w:hAnsi="Apple Braille"/>
                <w:sz w:val="15"/>
                <w:szCs w:val="15"/>
              </w:rPr>
              <w:t>/2 for Fs &lt; 48 kHz, measurement bandwidth 20 Hz - 20 kHz for Fs = 48 kHz to 192 kHz, normal mode, capacitor-less input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guration, unless otherwise speci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ed.</w:t>
            </w:r>
          </w:p>
        </w:tc>
      </w:tr>
      <w:tr w:rsidR="004460D2" w:rsidRPr="004656EF" w14:paraId="36C0ABE8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FAC4125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Parameter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E4C007B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Test condition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4BB58EE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 xml:space="preserve">Min. 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4F9208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Typ.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1A20224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Max.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F38F2A0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4656EF" w14:paraId="331D3133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FBD9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Input level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85F2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Scale, Gain GID* = 0 dB, boost gain GIM* = 0 dB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7689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3066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2.12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A3A3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602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1FD33B2C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4F7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73FB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Scale, Gain GID* = 0 dB, boost gain GIM* = 20 dB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3DFA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769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0</w:t>
            </w:r>
            <w:r w:rsidRPr="00D73CFD">
              <w:rPr>
                <w:rFonts w:ascii="Apple Braille" w:hAnsi="Apple Braille"/>
                <w:sz w:val="15"/>
                <w:szCs w:val="15"/>
              </w:rPr>
              <w:t>.212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660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91F5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3CEF8037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1CB2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T</w:t>
            </w:r>
            <w:r w:rsidRPr="00D73CFD">
              <w:rPr>
                <w:rFonts w:ascii="Apple Braille" w:hAnsi="Apple Braille"/>
                <w:sz w:val="15"/>
                <w:szCs w:val="15"/>
              </w:rPr>
              <w:t>HD+N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15B3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 kHz sine wave @ Full Scale -3 dB and gain GID* = 0 dB, boost gain GIM* = 0 dB, normal mode and low power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94F2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DED1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8</w:t>
            </w:r>
            <w:r>
              <w:rPr>
                <w:rFonts w:ascii="Apple Braille" w:hAnsi="Apple Braille"/>
                <w:sz w:val="15"/>
                <w:szCs w:val="15"/>
              </w:rPr>
              <w:t>8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E9E5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C846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6C0F54D4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684F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Dynamic Range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6C58D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wave, normal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58E4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14F9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06</w:t>
            </w:r>
            <w:r>
              <w:rPr>
                <w:rFonts w:ascii="Apple Braille" w:hAnsi="Apple Braille"/>
                <w:sz w:val="15"/>
                <w:szCs w:val="15"/>
              </w:rPr>
              <w:t>.5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7BE29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6DDF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139BE9AA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6370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93A7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wave, low power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3DE6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489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03.5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4EE7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E2F5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038F0BBA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E15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S</w:t>
            </w:r>
            <w:r w:rsidRPr="00D73CFD">
              <w:rPr>
                <w:rFonts w:ascii="Apple Braille" w:hAnsi="Apple Braille"/>
                <w:sz w:val="15"/>
                <w:szCs w:val="15"/>
              </w:rPr>
              <w:t>NR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5BF5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wave, with activation of the SNR optimizer feature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A77E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67FC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06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1E61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4E70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5C181730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1837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C214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wave, gain GID* = 0 dB, boost gain GIM* = 0 dB, normal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46B9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15E4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>
              <w:rPr>
                <w:rFonts w:ascii="Apple Braille" w:hAnsi="Apple Braille"/>
                <w:sz w:val="15"/>
                <w:szCs w:val="15"/>
              </w:rPr>
              <w:t>4.5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519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6E33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5677D2D5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E74A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E6AA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wave, gain GID* = 0 dB, boost gain GIM* = 0 dB, low power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DB0A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DD9E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 w:rsidRPr="00D73CFD">
              <w:rPr>
                <w:rFonts w:ascii="Apple Braille" w:hAnsi="Apple Braille"/>
                <w:sz w:val="15"/>
                <w:szCs w:val="15"/>
              </w:rPr>
              <w:t>0.5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DE68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0F6C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1CB8FEF2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02B7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PSRR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0584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100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mVpp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1 kHz sinewave is applied to AVD, input data is 0 and gain GID* = 0 dB, boost gain GIM* = 0 dB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6C89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B642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D6D8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FB39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01950D1A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95D0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Input referred noise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2006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 and gain GID* = 0 dB, boost gain GIM* = 20 dB, normal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7224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9D1C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3</w:t>
            </w:r>
            <w:r w:rsidRPr="00D73CFD">
              <w:rPr>
                <w:rFonts w:ascii="Apple Braille" w:hAnsi="Apple Braille"/>
                <w:sz w:val="15"/>
                <w:szCs w:val="15"/>
              </w:rPr>
              <w:t>.</w:t>
            </w:r>
            <w:r>
              <w:rPr>
                <w:rFonts w:ascii="Apple Braille" w:hAnsi="Apple Braille"/>
                <w:sz w:val="15"/>
                <w:szCs w:val="15"/>
              </w:rPr>
              <w:t>6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0D78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8CD3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uVrms</w:t>
            </w:r>
            <w:proofErr w:type="spellEnd"/>
          </w:p>
        </w:tc>
      </w:tr>
      <w:tr w:rsidR="004460D2" w:rsidRPr="004656EF" w14:paraId="2E611546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43D5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11FF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 and gain GID* = 0 dB, boost gain GIM* = 20 dB, low power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66B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D9A9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5</w:t>
            </w:r>
            <w:r w:rsidRPr="00D73CFD">
              <w:rPr>
                <w:rFonts w:ascii="Apple Braille" w:hAnsi="Apple Braille"/>
                <w:sz w:val="15"/>
                <w:szCs w:val="15"/>
              </w:rPr>
              <w:t>.0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F132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F2C3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uVrms</w:t>
            </w:r>
            <w:proofErr w:type="spellEnd"/>
          </w:p>
        </w:tc>
      </w:tr>
      <w:tr w:rsidR="004460D2" w:rsidRPr="004656EF" w14:paraId="4F548F6A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F499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Channel separation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9671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 kHz sine wave @ Full Scale on one channel, no signal on the other channel and gain GID* = 0 dB, boost gain GIM* = 0 dB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4276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8A30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108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288F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CAA7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22D0427B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EBCD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Inter-channel phase mismatch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23B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 kHz sine wave @ Full Scale on two channels and gain GID* = 0 dB, boost gain GIM* = 0 dB, input bypass capacitor inter-channel mismatch = 10% max, master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A6339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D549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2878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0</w:t>
            </w:r>
            <w:r w:rsidRPr="00D73CFD">
              <w:rPr>
                <w:rFonts w:ascii="Apple Braille" w:hAnsi="Apple Braille"/>
                <w:sz w:val="15"/>
                <w:szCs w:val="15"/>
              </w:rPr>
              <w:t>.1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751F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</w:p>
        </w:tc>
      </w:tr>
      <w:tr w:rsidR="004460D2" w:rsidRPr="004656EF" w14:paraId="7C6C65AF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322A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range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375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Boost gain GIM* when activated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4EA8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2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7120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BFC4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24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9DFD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59CD4CEA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5E81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52AB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Digital gain GID*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3C9E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-64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66C1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D132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+63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4C1D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dB</w:t>
            </w:r>
          </w:p>
        </w:tc>
      </w:tr>
      <w:tr w:rsidR="004460D2" w:rsidRPr="004656EF" w14:paraId="0CBFE681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C97D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step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A872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GIM* @1kHz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F877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83D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EAD9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77BA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03539D00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A89C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36F0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GID* @1kHz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6548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6815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B969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D892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dB</w:t>
            </w:r>
          </w:p>
        </w:tc>
      </w:tr>
      <w:tr w:rsidR="004460D2" w:rsidRPr="004656EF" w14:paraId="4F704CDD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AB7D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accuracy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B2E0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GIM* @1kHz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0C7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745B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A17D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203F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0709A15B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1A49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4C4D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GID* @1kHz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079F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0.5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30CD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0320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0.5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B160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dB</w:t>
            </w:r>
          </w:p>
        </w:tc>
      </w:tr>
      <w:tr w:rsidR="004460D2" w:rsidRPr="004656EF" w14:paraId="0792B784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CF1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Input impedance (differential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guration)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9681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Boost gain GIM* = 20 dB Includes 10 pF for ESD, bonding and package pins capacitances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A60E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3E95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A7DC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FB5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p</w:t>
            </w: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</w:tr>
      <w:tr w:rsidR="004460D2" w:rsidRPr="004656EF" w14:paraId="7781F45A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6F42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Input impedance (single-ended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guration)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6F8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Boost gain GIM* = 20 dB Includes 10 pF for ESD, bonding and package pins capacitances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D68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E95A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0836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F09A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p</w:t>
            </w: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</w:tr>
      <w:tr w:rsidR="004460D2" w:rsidRPr="004656EF" w14:paraId="1CD1C754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12B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Polarity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3A1D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AIP*-AIN* to DIL/R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C1D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2D8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D542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19B5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</w:tr>
    </w:tbl>
    <w:p w14:paraId="2C9B79AF" w14:textId="77777777" w:rsidR="00185353" w:rsidRPr="00AF2075" w:rsidRDefault="00185353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31E93721" w14:textId="6398060C" w:rsidR="004460D2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Cs w:val="21"/>
        </w:rPr>
      </w:pPr>
      <w:bookmarkStart w:id="455" w:name="_Toc44431355"/>
      <w:bookmarkStart w:id="456" w:name="_Toc72260314"/>
      <w:r w:rsidRPr="00906CE5">
        <w:rPr>
          <w:rFonts w:ascii="Apple Braille" w:hAnsi="Apple Braille"/>
          <w:b/>
          <w:bCs/>
          <w:szCs w:val="21"/>
        </w:rPr>
        <w:t>DAC to headphone output path</w:t>
      </w:r>
      <w:bookmarkEnd w:id="455"/>
      <w:r w:rsidR="00D5776F" w:rsidRPr="00906CE5">
        <w:rPr>
          <w:rFonts w:ascii="Apple Braille" w:hAnsi="Apple Braille"/>
          <w:b/>
          <w:bCs/>
          <w:szCs w:val="21"/>
        </w:rPr>
        <w:t>:</w:t>
      </w:r>
      <w:bookmarkEnd w:id="456"/>
    </w:p>
    <w:p w14:paraId="5A2CF940" w14:textId="77777777" w:rsidR="00185353" w:rsidRPr="00906CE5" w:rsidRDefault="00185353" w:rsidP="00906CE5"/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1317"/>
        <w:gridCol w:w="3541"/>
        <w:gridCol w:w="563"/>
        <w:gridCol w:w="634"/>
        <w:gridCol w:w="592"/>
        <w:gridCol w:w="655"/>
      </w:tblGrid>
      <w:tr w:rsidR="004460D2" w:rsidRPr="004656EF" w14:paraId="7C11FDF6" w14:textId="77777777" w:rsidTr="00126B18">
        <w:tc>
          <w:tcPr>
            <w:tcW w:w="73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4CAB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Condition: - 40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 to +100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C, AVDD=3.3Vm DVDD=1.1V. Input sinewave with a frequency of 1kHz, measurement bandwidth 20Hz-20kHz, unless otherwise speci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ed.</w:t>
            </w:r>
          </w:p>
        </w:tc>
      </w:tr>
      <w:tr w:rsidR="004460D2" w:rsidRPr="004656EF" w14:paraId="30BD5FE3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948AFA4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Parameter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487085C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Test condition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B588CD5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 xml:space="preserve">Min. 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F1FB84B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Typ.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EEE0B2F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Max.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D2FE050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4656EF" w14:paraId="15D0A358" w14:textId="77777777" w:rsidTr="00126B18"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466F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level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0352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Full Scale, gain GOL/R = +6 dB, GODL/R = 0 dB, 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4F8F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FA14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5.6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AE53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7CF8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5754F471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716C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7F6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Scale, gain GOL/R = +6 dB, GODL/R = 0 dB, 200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35B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4838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5</w:t>
            </w:r>
            <w:r w:rsidRPr="00D73CFD">
              <w:rPr>
                <w:rFonts w:ascii="Apple Braille" w:hAnsi="Apple Braille"/>
                <w:sz w:val="15"/>
                <w:szCs w:val="15"/>
              </w:rPr>
              <w:t>.6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6B1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84B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29489804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26C4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1398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Scale, gain GOL/R = +6 dB, GODL/R = 0 dB, 32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910E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ABA2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509A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3</w:t>
            </w:r>
            <w:r w:rsidRPr="00D73CFD">
              <w:rPr>
                <w:rFonts w:ascii="Apple Braille" w:hAnsi="Apple Braille"/>
                <w:sz w:val="15"/>
                <w:szCs w:val="15"/>
              </w:rPr>
              <w:t>.96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0BD3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727631AC" w14:textId="77777777" w:rsidTr="00126B18"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968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power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7F1BD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200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1D60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D63E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19.6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E4AC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8183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mW</w:t>
            </w:r>
            <w:proofErr w:type="spellEnd"/>
          </w:p>
        </w:tc>
      </w:tr>
      <w:tr w:rsidR="004460D2" w:rsidRPr="004656EF" w14:paraId="11B43535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941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8F7F6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32</w:t>
            </w:r>
            <w:r w:rsidRPr="00D73CFD">
              <w:rPr>
                <w:sz w:val="15"/>
                <w:szCs w:val="15"/>
              </w:rPr>
              <w:t xml:space="preserve"> </w:t>
            </w:r>
            <w:r w:rsidRPr="00D73CFD">
              <w:rPr>
                <w:rFonts w:ascii="Apple Braille" w:hAnsi="Apple Braille"/>
                <w:sz w:val="15"/>
                <w:szCs w:val="15"/>
              </w:rPr>
              <w:t>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D838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B2F0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8E63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61.3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53D7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m</w:t>
            </w:r>
            <w:r w:rsidRPr="00D73CFD">
              <w:rPr>
                <w:rFonts w:ascii="Apple Braille" w:hAnsi="Apple Braille"/>
                <w:sz w:val="15"/>
                <w:szCs w:val="15"/>
              </w:rPr>
              <w:t>W</w:t>
            </w:r>
            <w:proofErr w:type="spellEnd"/>
          </w:p>
        </w:tc>
      </w:tr>
      <w:tr w:rsidR="004460D2" w:rsidRPr="004656EF" w14:paraId="6BEC10BB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9FB7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SNR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A31B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Scale, gain GOL/R = +6 dB, GODL/R = 0 dB</w:t>
            </w:r>
            <w:r>
              <w:rPr>
                <w:rFonts w:ascii="Apple Braille" w:hAnsi="Apple Braille"/>
                <w:sz w:val="15"/>
                <w:szCs w:val="15"/>
              </w:rPr>
              <w:t xml:space="preserve">, 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DEFF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CAB0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  <w:r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B296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3A4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61EE248B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ACCB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Dynamic Range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B9EC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Scale, gain GOL/R = [-10 +6] dB, GODL/R = 0 dB</w:t>
            </w:r>
            <w:r>
              <w:rPr>
                <w:rFonts w:ascii="Apple Braille" w:hAnsi="Apple Braille"/>
                <w:sz w:val="15"/>
                <w:szCs w:val="15"/>
              </w:rPr>
              <w:t xml:space="preserve">, 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470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B2A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110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79CF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E48D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5B026A5D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CD5A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Idle Noise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DCD8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A-weighted with no signal, gain GOL/R=-10dB, GODL/R = 0 dB, </w:t>
            </w:r>
            <w:r>
              <w:rPr>
                <w:rFonts w:ascii="Apple Braille" w:hAnsi="Apple Braille"/>
                <w:sz w:val="15"/>
                <w:szCs w:val="15"/>
              </w:rPr>
              <w:t>10k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3583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B0B9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-10</w:t>
            </w:r>
            <w:r>
              <w:rPr>
                <w:rFonts w:ascii="Apple Braille" w:hAnsi="Apple Braille"/>
                <w:sz w:val="15"/>
                <w:szCs w:val="15"/>
              </w:rPr>
              <w:t>4.9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9E1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6748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dBV</w:t>
            </w:r>
            <w:proofErr w:type="spellEnd"/>
          </w:p>
        </w:tc>
      </w:tr>
      <w:tr w:rsidR="004460D2" w:rsidRPr="004656EF" w14:paraId="3D3C8570" w14:textId="77777777" w:rsidTr="00126B18"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7588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THD+N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748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1 kHz sine wave @ Full Scale -1 dB, gain GOL/R = +6 dB, GODL/R = 0 dB, 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332B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C989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8</w:t>
            </w:r>
            <w:r>
              <w:rPr>
                <w:rFonts w:ascii="Apple Braille" w:hAnsi="Apple Braille"/>
                <w:sz w:val="15"/>
                <w:szCs w:val="15"/>
              </w:rPr>
              <w:t>7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1FC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B6C0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5EB4A3AD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7F04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AB94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 kHz sine wave @ Full Scale -1 dB, gain GOL/R = +6 dB, GODL/R = 0 dB, 200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2A39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9FC8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85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9441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72FE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56CF3E78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814F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A126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 kHz sine wave @ Full Scale -1 dB, gain GOL/R = -3 dB, GODL/R = 0 dB, 32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0500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C1F1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7</w:t>
            </w:r>
            <w:r>
              <w:rPr>
                <w:rFonts w:ascii="Apple Braille" w:hAnsi="Apple Braille"/>
                <w:sz w:val="15"/>
                <w:szCs w:val="15"/>
              </w:rPr>
              <w:t>9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1DF2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A58D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25367F8F" w14:textId="77777777" w:rsidTr="00126B18"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C5FE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PSRR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8FB3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100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mVpp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1 kHz is applied to AVD, input data is 0 and gain GOL/R = 0 dB, GODL/R = 0 dB, 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 capacitor inter-channel mismatch = 10% max, master mode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B1B7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890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9F75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2370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612BD91D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84D4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90C0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100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mVpp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1kHz is applied to VDDAO, input data is 0 and gain GOL/R = 0 dB, GODL/R = 0 dB, 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E8E8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FB1A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7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F4C3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C30E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0FF83813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5224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Analog gain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0B11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GOL/R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7B5F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19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DD94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4F98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12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61C4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3D012C84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BE7A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Digital gain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3A93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GODL/R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FAD3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31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5426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CD2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32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71EB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555FDE07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590F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step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7BC8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GOL/R, GODL/R @1 kHz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8950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A35C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D5C3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7BD2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57D04E93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5851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accuracy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89D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GOL/R, GODL/R @1 kHz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006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0.5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125D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BDE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0.5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389F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48212E5D" w14:textId="77777777" w:rsidTr="00126B18"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33DA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Pop-up Noise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24C1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Active &lt;-&gt; Inactive, 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452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2B14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60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6B43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BDB1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BV</w:t>
            </w:r>
            <w:proofErr w:type="spellEnd"/>
          </w:p>
        </w:tc>
      </w:tr>
      <w:tr w:rsidR="004460D2" w:rsidRPr="004656EF" w14:paraId="793E5F26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8F4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1B3C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Active &lt;-&gt; Inactive, 16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A54A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E341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60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1B47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43B9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BV</w:t>
            </w:r>
            <w:proofErr w:type="spellEnd"/>
          </w:p>
        </w:tc>
      </w:tr>
      <w:tr w:rsidR="004460D2" w:rsidRPr="004656EF" w14:paraId="23ABFD23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5327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load resistance (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Rl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>)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DA3D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4750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3</w:t>
            </w:r>
            <w:r w:rsidRPr="00D73CFD">
              <w:rPr>
                <w:rFonts w:ascii="Apple Braille" w:hAnsi="Apple Braille"/>
                <w:sz w:val="15"/>
                <w:szCs w:val="15"/>
              </w:rPr>
              <w:t>2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A97A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8190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6544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o</w:t>
            </w:r>
            <w:r w:rsidRPr="00D73CFD">
              <w:rPr>
                <w:rFonts w:ascii="Apple Braille" w:hAnsi="Apple Braille"/>
                <w:sz w:val="15"/>
                <w:szCs w:val="15"/>
              </w:rPr>
              <w:t>hms</w:t>
            </w:r>
          </w:p>
        </w:tc>
      </w:tr>
      <w:tr w:rsidR="004460D2" w:rsidRPr="004656EF" w14:paraId="0567FEC4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FD5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load capacitance (Cp)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7D8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9717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A80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198F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00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621B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p</w:t>
            </w: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</w:tr>
    </w:tbl>
    <w:p w14:paraId="01A55443" w14:textId="77777777" w:rsidR="004460D2" w:rsidRPr="008F537C" w:rsidRDefault="004460D2" w:rsidP="004460D2">
      <w:pPr>
        <w:rPr>
          <w:rFonts w:ascii="Apple Braille" w:hAnsi="Apple Braille"/>
          <w:szCs w:val="21"/>
        </w:rPr>
      </w:pPr>
    </w:p>
    <w:p w14:paraId="3E9E4483" w14:textId="77777777" w:rsidR="004460D2" w:rsidRPr="00595EBD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Cs w:val="21"/>
        </w:rPr>
      </w:pPr>
      <w:bookmarkStart w:id="457" w:name="_Toc44431356"/>
      <w:bookmarkStart w:id="458" w:name="_Toc72260315"/>
      <w:r w:rsidRPr="00595EBD">
        <w:rPr>
          <w:rFonts w:ascii="Apple Braille" w:hAnsi="Apple Braille"/>
          <w:b/>
          <w:bCs/>
          <w:szCs w:val="21"/>
        </w:rPr>
        <w:t>DAC to line output path</w:t>
      </w:r>
      <w:bookmarkEnd w:id="457"/>
      <w:bookmarkEnd w:id="458"/>
    </w:p>
    <w:p w14:paraId="58B73BF1" w14:textId="77777777" w:rsidR="004460D2" w:rsidRPr="008F537C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1314"/>
        <w:gridCol w:w="3498"/>
        <w:gridCol w:w="612"/>
        <w:gridCol w:w="632"/>
        <w:gridCol w:w="592"/>
        <w:gridCol w:w="655"/>
      </w:tblGrid>
      <w:tr w:rsidR="004460D2" w:rsidRPr="004656EF" w14:paraId="3665E032" w14:textId="77777777" w:rsidTr="00906A3E">
        <w:tc>
          <w:tcPr>
            <w:tcW w:w="730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3768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Condition: - 40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 to +100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C, AVDD=3.3Vm DVDD=1.1V. Input sinewave with a frequency of 1kHz, measurement bandwidth 20Hz-20kHz, unless otherwise speci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ed.</w:t>
            </w:r>
          </w:p>
        </w:tc>
      </w:tr>
      <w:tr w:rsidR="004460D2" w:rsidRPr="004656EF" w14:paraId="16ED5BBA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D56B3E1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Parameter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23FB727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Test condition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16202BF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 xml:space="preserve">Min. 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8104058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Typ.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2812A1C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Max.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0397293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4656EF" w14:paraId="725E809D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4BEB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level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6668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 and gain GODL/R = 0 dB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7106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.3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DC37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.55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1A4E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.8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FC32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1C776E8B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F1F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SNR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25A2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A-weighted,1kHz sinewave @ Full Scale and gain GODL/R = 0 dB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BABB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6783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FE5B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CC61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74546C82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815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Dynamic Range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6E55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 -60 dB and gain GODL/R = 0 dB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7E77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7529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8319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335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4BD6A593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3BF8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THD+N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73AB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 kHz sine wave @ Full Scale -1 dB and gain GODL/R = 0 dB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5544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0008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8</w:t>
            </w:r>
            <w:r w:rsidRPr="00D73CFD">
              <w:rPr>
                <w:rFonts w:ascii="Apple Braille" w:hAnsi="Apple Braille"/>
                <w:sz w:val="15"/>
                <w:szCs w:val="15"/>
              </w:rPr>
              <w:t>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7D8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A9F1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34148B2D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ADF4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PSRR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48FB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100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mVpp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1 kHz sine wave is applied to AVD and VDDAO, input data is 0 and gain GODL/R = 0 dB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95E8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C4A1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3478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B9A2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2ED39765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C171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load resistance (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Rl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>)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F7E3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AC7A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100K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ADF5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6B58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E698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o</w:t>
            </w:r>
            <w:r w:rsidRPr="00D73CFD">
              <w:rPr>
                <w:rFonts w:ascii="Apple Braille" w:hAnsi="Apple Braille"/>
                <w:sz w:val="15"/>
                <w:szCs w:val="15"/>
              </w:rPr>
              <w:t>hms</w:t>
            </w:r>
          </w:p>
        </w:tc>
      </w:tr>
      <w:tr w:rsidR="004460D2" w:rsidRPr="004656EF" w14:paraId="6F8BAAFA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3C36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bypass capacitance (Cp)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B10D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2EA1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A6AB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CAE7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E101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u</w:t>
            </w: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  <w:proofErr w:type="spellEnd"/>
          </w:p>
        </w:tc>
      </w:tr>
      <w:tr w:rsidR="004460D2" w:rsidRPr="004656EF" w14:paraId="0EBF812D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B2AB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load capacitance (Cp)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3D59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6443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3F91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73AD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100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74B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p</w:t>
            </w: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</w:tr>
    </w:tbl>
    <w:p w14:paraId="13311A9B" w14:textId="77777777" w:rsidR="003D5E8E" w:rsidRDefault="003D5E8E" w:rsidP="00906CE5">
      <w:bookmarkStart w:id="459" w:name="_Toc44431357"/>
    </w:p>
    <w:p w14:paraId="2F275F7F" w14:textId="139340FE" w:rsidR="004460D2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 w:val="24"/>
        </w:rPr>
      </w:pPr>
      <w:bookmarkStart w:id="460" w:name="_Toc72260316"/>
      <w:r w:rsidRPr="00595EBD">
        <w:rPr>
          <w:rFonts w:ascii="Apple Braille" w:hAnsi="Apple Braille"/>
          <w:b/>
          <w:bCs/>
          <w:sz w:val="24"/>
        </w:rPr>
        <w:t xml:space="preserve">Digital microphone interface to decimating </w:t>
      </w:r>
      <w:r w:rsidRPr="00595EBD">
        <w:rPr>
          <w:rFonts w:ascii="Arial" w:hAnsi="Arial" w:cs="Arial"/>
          <w:b/>
          <w:bCs/>
          <w:sz w:val="24"/>
        </w:rPr>
        <w:t>ﬁ</w:t>
      </w:r>
      <w:r w:rsidRPr="00595EBD">
        <w:rPr>
          <w:rFonts w:ascii="Apple Braille" w:hAnsi="Apple Braille"/>
          <w:b/>
          <w:bCs/>
          <w:sz w:val="24"/>
        </w:rPr>
        <w:t>lter output path</w:t>
      </w:r>
      <w:bookmarkEnd w:id="459"/>
      <w:bookmarkEnd w:id="460"/>
    </w:p>
    <w:p w14:paraId="148767C0" w14:textId="77777777" w:rsidR="004460D2" w:rsidRPr="00445B5C" w:rsidRDefault="004460D2" w:rsidP="004460D2">
      <w:pPr>
        <w:pStyle w:val="ae"/>
        <w:spacing w:line="0" w:lineRule="atLeast"/>
        <w:ind w:left="992" w:firstLineChars="0" w:firstLine="0"/>
        <w:outlineLvl w:val="1"/>
        <w:rPr>
          <w:rFonts w:ascii="Apple Braille" w:hAnsi="Apple Braille"/>
          <w:b/>
          <w:bCs/>
          <w:sz w:val="24"/>
        </w:rPr>
      </w:pPr>
    </w:p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1308"/>
        <w:gridCol w:w="3432"/>
        <w:gridCol w:w="687"/>
        <w:gridCol w:w="553"/>
        <w:gridCol w:w="670"/>
        <w:gridCol w:w="652"/>
      </w:tblGrid>
      <w:tr w:rsidR="004460D2" w:rsidRPr="004656EF" w14:paraId="1262B51F" w14:textId="77777777" w:rsidTr="00126B18">
        <w:tc>
          <w:tcPr>
            <w:tcW w:w="73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A3F7B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Condition: Input sine wave with a frequency of 1 kHz, MCLK = 12 MHz or 13 MHz, DMIC_CLK =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Fmclk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>/4, measurement bandwidth 20 Hz - Fs/2 for Fs = 8 to 32 kHz, measurement bandwidth 20 Hz - 20 kHz for Fs = 44.1 kHz to 192 kHz, unless otherwise speci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ed.</w:t>
            </w:r>
          </w:p>
        </w:tc>
      </w:tr>
      <w:tr w:rsidR="004460D2" w:rsidRPr="004656EF" w14:paraId="0331A057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FCB1BFC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Parameter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DFD7573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Test condition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F8FB3FD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 xml:space="preserve">Min. 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6F8CA60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Typ.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1789A12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Max.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ABB6C2B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4656EF" w14:paraId="3B5F7DE3" w14:textId="77777777" w:rsidTr="00126B18">
        <w:tc>
          <w:tcPr>
            <w:tcW w:w="1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0E0A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Input level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83A1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 max value, Gain GID* = 0 dB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9951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A770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85.6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59E1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DA71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3CF827E0" w14:textId="77777777" w:rsidTr="00126B18">
        <w:tc>
          <w:tcPr>
            <w:tcW w:w="13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D3C3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E02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 min value, Gain GID* = 0 dB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E74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0321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4.4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F64C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922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%</w:t>
            </w:r>
          </w:p>
        </w:tc>
      </w:tr>
      <w:tr w:rsidR="004460D2" w:rsidRPr="004656EF" w14:paraId="1FDD7E40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8A1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SNR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3E29B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A-weighted,1kHz sinewave @Full Scale and gain GIDL, GIDR = 0 dB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916C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B61D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100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4C8F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ED2E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20E9D4EA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115D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Dynamic Range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EF87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 -60 dB and gain GID* = 0 dB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E217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2D0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100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701A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6CED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6B6CB9AD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9E16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THD+N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43A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1kHz sinewave @Full Scale-1dB and gain GIDL, GIDR = 0 dB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23FD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598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305E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5878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09481D8A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C232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Digital gain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E3C9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GID* when activated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7D62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64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094A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4955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6</w:t>
            </w:r>
            <w:r w:rsidRPr="00D73CFD">
              <w:rPr>
                <w:rFonts w:ascii="Apple Braille" w:hAnsi="Apple Braille"/>
                <w:sz w:val="15"/>
                <w:szCs w:val="15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1813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27CFB7DD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D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step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DCEC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GID* @1 kHz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2B6A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95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DC8E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1F48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46E57982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D6FA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accuracy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22A3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GID* @1 kHz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B8A0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0.25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B11F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D58C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0.25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44DB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</w:tbl>
    <w:p w14:paraId="407C440E" w14:textId="77777777" w:rsidR="00185353" w:rsidRPr="007D51D6" w:rsidRDefault="00185353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p w14:paraId="1F65CEE9" w14:textId="77777777" w:rsidR="004460D2" w:rsidRPr="00595EBD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Cs w:val="21"/>
        </w:rPr>
      </w:pPr>
      <w:bookmarkStart w:id="461" w:name="_Toc44431358"/>
      <w:bookmarkStart w:id="462" w:name="_Toc72260317"/>
      <w:r w:rsidRPr="00595EBD">
        <w:rPr>
          <w:rFonts w:ascii="Apple Braille" w:hAnsi="Apple Braille"/>
          <w:b/>
          <w:bCs/>
          <w:szCs w:val="21"/>
        </w:rPr>
        <w:t>Voice detection on digital microphone interface</w:t>
      </w:r>
      <w:bookmarkEnd w:id="461"/>
      <w:bookmarkEnd w:id="462"/>
    </w:p>
    <w:p w14:paraId="1FBF70FA" w14:textId="77777777" w:rsidR="004460D2" w:rsidRPr="007D51D6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8"/>
        <w:gridCol w:w="3359"/>
        <w:gridCol w:w="683"/>
        <w:gridCol w:w="644"/>
        <w:gridCol w:w="670"/>
        <w:gridCol w:w="648"/>
      </w:tblGrid>
      <w:tr w:rsidR="004460D2" w:rsidRPr="004656EF" w14:paraId="3F67E62E" w14:textId="77777777" w:rsidTr="00126B18">
        <w:tc>
          <w:tcPr>
            <w:tcW w:w="1298" w:type="dxa"/>
            <w:shd w:val="clear" w:color="auto" w:fill="D0CECE" w:themeFill="background2" w:themeFillShade="E6"/>
          </w:tcPr>
          <w:p w14:paraId="0E5DE05E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>Parameter</w:t>
            </w:r>
          </w:p>
        </w:tc>
        <w:tc>
          <w:tcPr>
            <w:tcW w:w="3359" w:type="dxa"/>
            <w:shd w:val="clear" w:color="auto" w:fill="D0CECE" w:themeFill="background2" w:themeFillShade="E6"/>
          </w:tcPr>
          <w:p w14:paraId="42753CCE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>Test condition</w:t>
            </w:r>
          </w:p>
        </w:tc>
        <w:tc>
          <w:tcPr>
            <w:tcW w:w="683" w:type="dxa"/>
            <w:shd w:val="clear" w:color="auto" w:fill="D0CECE" w:themeFill="background2" w:themeFillShade="E6"/>
          </w:tcPr>
          <w:p w14:paraId="26AA8FB1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 xml:space="preserve">Min. </w:t>
            </w:r>
          </w:p>
        </w:tc>
        <w:tc>
          <w:tcPr>
            <w:tcW w:w="644" w:type="dxa"/>
            <w:shd w:val="clear" w:color="auto" w:fill="D0CECE" w:themeFill="background2" w:themeFillShade="E6"/>
          </w:tcPr>
          <w:p w14:paraId="78573F81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>Typ.</w:t>
            </w:r>
          </w:p>
        </w:tc>
        <w:tc>
          <w:tcPr>
            <w:tcW w:w="670" w:type="dxa"/>
            <w:shd w:val="clear" w:color="auto" w:fill="D0CECE" w:themeFill="background2" w:themeFillShade="E6"/>
          </w:tcPr>
          <w:p w14:paraId="462C3FA2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>Max.</w:t>
            </w:r>
          </w:p>
        </w:tc>
        <w:tc>
          <w:tcPr>
            <w:tcW w:w="648" w:type="dxa"/>
            <w:shd w:val="clear" w:color="auto" w:fill="D0CECE" w:themeFill="background2" w:themeFillShade="E6"/>
          </w:tcPr>
          <w:p w14:paraId="2A9208CA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>Unit</w:t>
            </w:r>
          </w:p>
        </w:tc>
      </w:tr>
      <w:tr w:rsidR="004460D2" w:rsidRPr="004656EF" w14:paraId="1A7EC933" w14:textId="77777777" w:rsidTr="00126B18">
        <w:tc>
          <w:tcPr>
            <w:tcW w:w="1298" w:type="dxa"/>
          </w:tcPr>
          <w:p w14:paraId="0FF6406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Detection </w:t>
            </w:r>
            <w:r w:rsidRPr="00D73CFD">
              <w:rPr>
                <w:rFonts w:ascii="Apple Braille" w:hAnsi="Apple Braille"/>
                <w:sz w:val="15"/>
                <w:szCs w:val="15"/>
              </w:rPr>
              <w:lastRenderedPageBreak/>
              <w:t>Latency</w:t>
            </w:r>
          </w:p>
        </w:tc>
        <w:tc>
          <w:tcPr>
            <w:tcW w:w="3359" w:type="dxa"/>
            <w:vMerge w:val="restart"/>
          </w:tcPr>
          <w:p w14:paraId="7511E3D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lastRenderedPageBreak/>
              <w:t xml:space="preserve">Detection results based on MIWOK≠CTM r1.0, </w:t>
            </w:r>
            <w:r w:rsidRPr="00D73CFD">
              <w:rPr>
                <w:rFonts w:ascii="Apple Braille" w:hAnsi="Apple Braille"/>
                <w:sz w:val="15"/>
                <w:szCs w:val="15"/>
              </w:rPr>
              <w:lastRenderedPageBreak/>
              <w:t>Far-Field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guration, Power Level Sensitivity set to 5 dB, within 60% truncation of the 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rst phoneme</w:t>
            </w:r>
          </w:p>
        </w:tc>
        <w:tc>
          <w:tcPr>
            <w:tcW w:w="683" w:type="dxa"/>
          </w:tcPr>
          <w:p w14:paraId="4A5EBE4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2FB7219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25.7</w:t>
            </w:r>
          </w:p>
        </w:tc>
        <w:tc>
          <w:tcPr>
            <w:tcW w:w="670" w:type="dxa"/>
          </w:tcPr>
          <w:p w14:paraId="1F901EE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76FE729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m</w:t>
            </w:r>
            <w:r w:rsidRPr="00D73CFD">
              <w:rPr>
                <w:rFonts w:ascii="Apple Braille" w:hAnsi="Apple Braille"/>
                <w:sz w:val="15"/>
                <w:szCs w:val="15"/>
              </w:rPr>
              <w:t>s</w:t>
            </w:r>
            <w:proofErr w:type="spellEnd"/>
          </w:p>
        </w:tc>
      </w:tr>
      <w:tr w:rsidR="004460D2" w:rsidRPr="004656EF" w14:paraId="6E75D72C" w14:textId="77777777" w:rsidTr="00126B18">
        <w:tc>
          <w:tcPr>
            <w:tcW w:w="1298" w:type="dxa"/>
          </w:tcPr>
          <w:p w14:paraId="0CF961C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VDV (Voice Detected as Voice)</w:t>
            </w:r>
          </w:p>
        </w:tc>
        <w:tc>
          <w:tcPr>
            <w:tcW w:w="3359" w:type="dxa"/>
            <w:vMerge/>
          </w:tcPr>
          <w:p w14:paraId="5629B8C2" w14:textId="77777777" w:rsidR="004460D2" w:rsidRPr="00D73CFD" w:rsidRDefault="004460D2" w:rsidP="00126B18">
            <w:pPr>
              <w:pStyle w:val="ae"/>
              <w:ind w:firstLine="30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19A1C8A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6E9BE19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93.5</w:t>
            </w:r>
          </w:p>
        </w:tc>
        <w:tc>
          <w:tcPr>
            <w:tcW w:w="670" w:type="dxa"/>
          </w:tcPr>
          <w:p w14:paraId="6D2A7B2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11C2850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647FCB66" w14:textId="77777777" w:rsidTr="00126B18">
        <w:tc>
          <w:tcPr>
            <w:tcW w:w="1298" w:type="dxa"/>
          </w:tcPr>
          <w:p w14:paraId="39CCA25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NDV (Noise Detected as Voice)</w:t>
            </w:r>
          </w:p>
        </w:tc>
        <w:tc>
          <w:tcPr>
            <w:tcW w:w="3359" w:type="dxa"/>
            <w:vMerge/>
          </w:tcPr>
          <w:p w14:paraId="7A7C475B" w14:textId="77777777" w:rsidR="004460D2" w:rsidRPr="00D73CFD" w:rsidRDefault="004460D2" w:rsidP="00126B18">
            <w:pPr>
              <w:pStyle w:val="ae"/>
              <w:ind w:firstLine="30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0CCA5BE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4A3491D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7</w:t>
            </w:r>
          </w:p>
        </w:tc>
        <w:tc>
          <w:tcPr>
            <w:tcW w:w="670" w:type="dxa"/>
          </w:tcPr>
          <w:p w14:paraId="5DCBFF0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7602CD0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02FB0B31" w14:textId="77777777" w:rsidTr="00126B18">
        <w:tc>
          <w:tcPr>
            <w:tcW w:w="1298" w:type="dxa"/>
          </w:tcPr>
          <w:p w14:paraId="15AAE3B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VTE (Voice Trigger Efficiency)</w:t>
            </w:r>
          </w:p>
        </w:tc>
        <w:tc>
          <w:tcPr>
            <w:tcW w:w="3359" w:type="dxa"/>
            <w:vMerge/>
          </w:tcPr>
          <w:p w14:paraId="57EDDCC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5B3AE80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7DE511F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93.25</w:t>
            </w:r>
          </w:p>
        </w:tc>
        <w:tc>
          <w:tcPr>
            <w:tcW w:w="670" w:type="dxa"/>
          </w:tcPr>
          <w:p w14:paraId="57EE0E8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62AF87D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4D784222" w14:textId="77777777" w:rsidTr="00126B18">
        <w:tc>
          <w:tcPr>
            <w:tcW w:w="1298" w:type="dxa"/>
          </w:tcPr>
          <w:p w14:paraId="73E9003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Detection Latency</w:t>
            </w:r>
          </w:p>
        </w:tc>
        <w:tc>
          <w:tcPr>
            <w:tcW w:w="3359" w:type="dxa"/>
            <w:vMerge w:val="restart"/>
          </w:tcPr>
          <w:p w14:paraId="4CBAE8C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Detection results based on MIWOK≠CTM r1.0, Far-Field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guration, Power Level Sensitivity set to 5 dB, within 60% truncation of the 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rst phoneme</w:t>
            </w:r>
          </w:p>
        </w:tc>
        <w:tc>
          <w:tcPr>
            <w:tcW w:w="683" w:type="dxa"/>
          </w:tcPr>
          <w:p w14:paraId="3981B35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3FCA43F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25.7</w:t>
            </w:r>
          </w:p>
        </w:tc>
        <w:tc>
          <w:tcPr>
            <w:tcW w:w="670" w:type="dxa"/>
          </w:tcPr>
          <w:p w14:paraId="4D9EEE8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653215B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m</w:t>
            </w:r>
            <w:r w:rsidRPr="00D73CFD">
              <w:rPr>
                <w:rFonts w:ascii="Apple Braille" w:hAnsi="Apple Braille"/>
                <w:sz w:val="15"/>
                <w:szCs w:val="15"/>
              </w:rPr>
              <w:t>s</w:t>
            </w:r>
            <w:proofErr w:type="spellEnd"/>
          </w:p>
        </w:tc>
      </w:tr>
      <w:tr w:rsidR="004460D2" w:rsidRPr="004656EF" w14:paraId="5E5F2402" w14:textId="77777777" w:rsidTr="00126B18">
        <w:tc>
          <w:tcPr>
            <w:tcW w:w="1298" w:type="dxa"/>
          </w:tcPr>
          <w:p w14:paraId="198DE9B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VDV (Voice Detected as Voice)</w:t>
            </w:r>
          </w:p>
        </w:tc>
        <w:tc>
          <w:tcPr>
            <w:tcW w:w="3359" w:type="dxa"/>
            <w:vMerge/>
          </w:tcPr>
          <w:p w14:paraId="744C09BD" w14:textId="77777777" w:rsidR="004460D2" w:rsidRPr="00D73CFD" w:rsidRDefault="004460D2" w:rsidP="00126B18">
            <w:pPr>
              <w:pStyle w:val="ae"/>
              <w:ind w:firstLine="30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241E85F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4205C9D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98.5</w:t>
            </w:r>
          </w:p>
        </w:tc>
        <w:tc>
          <w:tcPr>
            <w:tcW w:w="670" w:type="dxa"/>
          </w:tcPr>
          <w:p w14:paraId="731E168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6452FA7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46118DCA" w14:textId="77777777" w:rsidTr="00126B18">
        <w:tc>
          <w:tcPr>
            <w:tcW w:w="1298" w:type="dxa"/>
          </w:tcPr>
          <w:p w14:paraId="02F541D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NDV (Noise Detected as Voice)</w:t>
            </w:r>
          </w:p>
        </w:tc>
        <w:tc>
          <w:tcPr>
            <w:tcW w:w="3359" w:type="dxa"/>
            <w:vMerge/>
          </w:tcPr>
          <w:p w14:paraId="15EB71C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0479B51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4C26231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7</w:t>
            </w:r>
          </w:p>
        </w:tc>
        <w:tc>
          <w:tcPr>
            <w:tcW w:w="670" w:type="dxa"/>
          </w:tcPr>
          <w:p w14:paraId="6E1D892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7E23FF9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5B30D020" w14:textId="77777777" w:rsidTr="00126B18">
        <w:tc>
          <w:tcPr>
            <w:tcW w:w="1298" w:type="dxa"/>
          </w:tcPr>
          <w:p w14:paraId="2A7945F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VTE (Voice Trigger Efficiency)</w:t>
            </w:r>
          </w:p>
        </w:tc>
        <w:tc>
          <w:tcPr>
            <w:tcW w:w="3359" w:type="dxa"/>
            <w:vMerge/>
          </w:tcPr>
          <w:p w14:paraId="097CF3F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19A6F94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35B70B3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95.75</w:t>
            </w:r>
          </w:p>
        </w:tc>
        <w:tc>
          <w:tcPr>
            <w:tcW w:w="670" w:type="dxa"/>
          </w:tcPr>
          <w:p w14:paraId="4A36FE3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3AC2B89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511A506F" w14:textId="77777777" w:rsidTr="00126B18">
        <w:tc>
          <w:tcPr>
            <w:tcW w:w="1298" w:type="dxa"/>
          </w:tcPr>
          <w:p w14:paraId="7AAD2FD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VDV (Voice Detected as Voice)</w:t>
            </w:r>
          </w:p>
        </w:tc>
        <w:tc>
          <w:tcPr>
            <w:tcW w:w="3359" w:type="dxa"/>
          </w:tcPr>
          <w:p w14:paraId="6111519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Detection results based on MIWOK≠CTM r1.0, Far-Field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guration, Power Level Sensitivity set to 5 dB, within the word length</w:t>
            </w:r>
          </w:p>
        </w:tc>
        <w:tc>
          <w:tcPr>
            <w:tcW w:w="683" w:type="dxa"/>
          </w:tcPr>
          <w:p w14:paraId="70745C9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3B109F9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100</w:t>
            </w:r>
          </w:p>
        </w:tc>
        <w:tc>
          <w:tcPr>
            <w:tcW w:w="670" w:type="dxa"/>
          </w:tcPr>
          <w:p w14:paraId="07C7273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7E384E2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4AB325FE" w14:textId="77777777" w:rsidTr="00126B18">
        <w:tc>
          <w:tcPr>
            <w:tcW w:w="1298" w:type="dxa"/>
          </w:tcPr>
          <w:p w14:paraId="798C835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Minimum Absolute Detection Threshold</w:t>
            </w:r>
          </w:p>
        </w:tc>
        <w:tc>
          <w:tcPr>
            <w:tcW w:w="3359" w:type="dxa"/>
          </w:tcPr>
          <w:p w14:paraId="1E96C83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198ACCC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7CDDD07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0" w:type="dxa"/>
          </w:tcPr>
          <w:p w14:paraId="64945D7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80</w:t>
            </w:r>
          </w:p>
        </w:tc>
        <w:tc>
          <w:tcPr>
            <w:tcW w:w="648" w:type="dxa"/>
          </w:tcPr>
          <w:p w14:paraId="2AD1B90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BFS</w:t>
            </w:r>
            <w:proofErr w:type="spellEnd"/>
          </w:p>
        </w:tc>
      </w:tr>
      <w:tr w:rsidR="004460D2" w:rsidRPr="004656EF" w14:paraId="30A07748" w14:textId="77777777" w:rsidTr="00126B18">
        <w:tc>
          <w:tcPr>
            <w:tcW w:w="1298" w:type="dxa"/>
          </w:tcPr>
          <w:p w14:paraId="55C557D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Power Level Sensitivity</w:t>
            </w:r>
          </w:p>
        </w:tc>
        <w:tc>
          <w:tcPr>
            <w:tcW w:w="3359" w:type="dxa"/>
          </w:tcPr>
          <w:p w14:paraId="0EC6BEE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79964C7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0</w:t>
            </w:r>
          </w:p>
        </w:tc>
        <w:tc>
          <w:tcPr>
            <w:tcW w:w="644" w:type="dxa"/>
          </w:tcPr>
          <w:p w14:paraId="15FFE23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0" w:type="dxa"/>
          </w:tcPr>
          <w:p w14:paraId="1497582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3</w:t>
            </w:r>
            <w:r w:rsidRPr="00D73CFD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648" w:type="dxa"/>
          </w:tcPr>
          <w:p w14:paraId="0D1D1AF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6118C3A0" w14:textId="77777777" w:rsidTr="00126B18">
        <w:tc>
          <w:tcPr>
            <w:tcW w:w="1298" w:type="dxa"/>
          </w:tcPr>
          <w:p w14:paraId="170CE12C" w14:textId="23C8B242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Power Level Sensitivity </w:t>
            </w:r>
          </w:p>
        </w:tc>
        <w:tc>
          <w:tcPr>
            <w:tcW w:w="3359" w:type="dxa"/>
          </w:tcPr>
          <w:p w14:paraId="64270A8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48CCE4E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7776E47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670" w:type="dxa"/>
          </w:tcPr>
          <w:p w14:paraId="27275B9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2BF13F5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</w:tbl>
    <w:p w14:paraId="0E15C019" w14:textId="49645FB7" w:rsidR="004460D2" w:rsidRPr="007D51D6" w:rsidDel="00E534A5" w:rsidRDefault="004460D2" w:rsidP="004460D2">
      <w:pPr>
        <w:rPr>
          <w:del w:id="463" w:author="Bai Rong" w:date="2021-05-18T19:48:00Z"/>
          <w:rFonts w:ascii="Apple Braille" w:hAnsi="Apple Braille"/>
          <w:szCs w:val="21"/>
        </w:rPr>
      </w:pPr>
    </w:p>
    <w:p w14:paraId="1ACAC1B4" w14:textId="2AB8DD41" w:rsidR="004460D2" w:rsidRPr="007D51D6" w:rsidDel="00E534A5" w:rsidRDefault="004460D2" w:rsidP="004460D2">
      <w:pPr>
        <w:rPr>
          <w:del w:id="464" w:author="Bai Rong" w:date="2021-05-18T19:48:00Z"/>
          <w:rFonts w:ascii="Apple Braille" w:hAnsi="Apple Braille"/>
          <w:szCs w:val="21"/>
        </w:rPr>
      </w:pPr>
      <w:bookmarkStart w:id="465" w:name="_Toc49936900"/>
      <w:bookmarkStart w:id="466" w:name="_Toc49936939"/>
      <w:bookmarkStart w:id="467" w:name="_Toc49936978"/>
      <w:bookmarkStart w:id="468" w:name="_Toc49937017"/>
      <w:bookmarkStart w:id="469" w:name="_Toc49937056"/>
      <w:bookmarkStart w:id="470" w:name="_Toc49937095"/>
      <w:bookmarkStart w:id="471" w:name="_Toc49937134"/>
      <w:bookmarkStart w:id="472" w:name="_Toc49937173"/>
      <w:bookmarkStart w:id="473" w:name="_Toc49937218"/>
      <w:bookmarkStart w:id="474" w:name="_Toc49937257"/>
      <w:bookmarkStart w:id="475" w:name="_Toc49937296"/>
      <w:bookmarkStart w:id="476" w:name="_Toc49937335"/>
      <w:bookmarkStart w:id="477" w:name="_Toc49937374"/>
      <w:bookmarkStart w:id="478" w:name="_Toc51148342"/>
      <w:bookmarkStart w:id="479" w:name="_Toc51148381"/>
      <w:bookmarkStart w:id="480" w:name="_Toc51148420"/>
      <w:bookmarkStart w:id="481" w:name="_Toc57911828"/>
      <w:bookmarkStart w:id="482" w:name="_Toc57911873"/>
      <w:bookmarkStart w:id="483" w:name="_Toc57911912"/>
      <w:bookmarkStart w:id="484" w:name="_Toc57911951"/>
      <w:bookmarkStart w:id="485" w:name="_Toc57911990"/>
      <w:bookmarkStart w:id="486" w:name="_Toc57912029"/>
      <w:bookmarkStart w:id="487" w:name="_Toc57912068"/>
      <w:bookmarkStart w:id="488" w:name="_Toc57912107"/>
      <w:bookmarkStart w:id="489" w:name="_Toc57912146"/>
      <w:bookmarkStart w:id="490" w:name="_Toc57912185"/>
      <w:bookmarkStart w:id="491" w:name="_Toc57912224"/>
      <w:bookmarkStart w:id="492" w:name="_Toc57912263"/>
      <w:bookmarkStart w:id="493" w:name="_Toc57912305"/>
      <w:bookmarkStart w:id="494" w:name="_Toc57912344"/>
      <w:bookmarkStart w:id="495" w:name="_Toc57984409"/>
      <w:bookmarkStart w:id="496" w:name="_Toc57984448"/>
      <w:bookmarkStart w:id="497" w:name="_Toc58006895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</w:p>
    <w:p w14:paraId="4C7A4543" w14:textId="77777777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498" w:name="_Toc44431361"/>
      <w:bookmarkStart w:id="499" w:name="_Toc72260318"/>
      <w:r w:rsidRPr="00595EBD">
        <w:rPr>
          <w:rFonts w:ascii="Apple Braille" w:hAnsi="Apple Braille"/>
          <w:b/>
          <w:bCs/>
          <w:szCs w:val="21"/>
        </w:rPr>
        <w:t>I</w:t>
      </w:r>
      <w:r w:rsidRPr="00906CE5">
        <w:rPr>
          <w:rFonts w:ascii="Apple Braille" w:hAnsi="Apple Braille"/>
          <w:b/>
          <w:bCs/>
          <w:szCs w:val="21"/>
          <w:vertAlign w:val="superscript"/>
        </w:rPr>
        <w:t>2</w:t>
      </w:r>
      <w:r w:rsidRPr="00595EBD">
        <w:rPr>
          <w:rFonts w:ascii="Apple Braille" w:hAnsi="Apple Braille"/>
          <w:b/>
          <w:bCs/>
          <w:szCs w:val="21"/>
        </w:rPr>
        <w:t>S specification:</w:t>
      </w:r>
      <w:bookmarkEnd w:id="498"/>
      <w:bookmarkEnd w:id="499"/>
    </w:p>
    <w:p w14:paraId="09C0001F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25D16481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There are </w:t>
      </w:r>
      <w:r>
        <w:rPr>
          <w:rFonts w:ascii="Apple Braille" w:hAnsi="Apple Braille" w:hint="eastAsia"/>
          <w:szCs w:val="21"/>
        </w:rPr>
        <w:t>thre</w:t>
      </w:r>
      <w:r>
        <w:rPr>
          <w:rFonts w:ascii="Apple Braille" w:hAnsi="Apple Braille"/>
          <w:szCs w:val="21"/>
        </w:rPr>
        <w:t>e I</w:t>
      </w:r>
      <w:r w:rsidRPr="00906CE5">
        <w:rPr>
          <w:rFonts w:ascii="Apple Braille" w:hAnsi="Apple Braille"/>
          <w:szCs w:val="21"/>
          <w:vertAlign w:val="superscript"/>
        </w:rPr>
        <w:t>2</w:t>
      </w:r>
      <w:r>
        <w:rPr>
          <w:rFonts w:ascii="Apple Braille" w:hAnsi="Apple Braille"/>
          <w:szCs w:val="21"/>
        </w:rPr>
        <w:t>S interfaces, which are specified in the following table.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738"/>
        <w:gridCol w:w="732"/>
        <w:gridCol w:w="2835"/>
        <w:gridCol w:w="2552"/>
      </w:tblGrid>
      <w:tr w:rsidR="004460D2" w14:paraId="2E0FC412" w14:textId="77777777" w:rsidTr="00126B18">
        <w:tc>
          <w:tcPr>
            <w:tcW w:w="1738" w:type="dxa"/>
            <w:shd w:val="clear" w:color="auto" w:fill="E7E6E6" w:themeFill="background2"/>
          </w:tcPr>
          <w:p w14:paraId="6D096807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8B4923">
              <w:rPr>
                <w:rFonts w:ascii="Apple Braille" w:hAnsi="Apple Braille" w:hint="eastAsia"/>
                <w:sz w:val="20"/>
                <w:szCs w:val="20"/>
              </w:rPr>
              <w:t>I</w:t>
            </w:r>
            <w:r w:rsidRPr="008B4923">
              <w:rPr>
                <w:rFonts w:ascii="Apple Braille" w:hAnsi="Apple Braille"/>
                <w:sz w:val="20"/>
                <w:szCs w:val="20"/>
              </w:rPr>
              <w:t>tem</w:t>
            </w:r>
          </w:p>
        </w:tc>
        <w:tc>
          <w:tcPr>
            <w:tcW w:w="732" w:type="dxa"/>
            <w:shd w:val="clear" w:color="auto" w:fill="E7E6E6" w:themeFill="background2"/>
          </w:tcPr>
          <w:p w14:paraId="1CE8B31B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8B4923">
              <w:rPr>
                <w:rFonts w:ascii="Apple Braille" w:hAnsi="Apple Braille" w:hint="eastAsia"/>
                <w:sz w:val="20"/>
                <w:szCs w:val="20"/>
              </w:rPr>
              <w:t>U</w:t>
            </w:r>
            <w:r w:rsidRPr="008B4923">
              <w:rPr>
                <w:rFonts w:ascii="Apple Braille" w:hAnsi="Apple Braille"/>
                <w:sz w:val="20"/>
                <w:szCs w:val="20"/>
              </w:rPr>
              <w:t>nit</w:t>
            </w:r>
          </w:p>
        </w:tc>
        <w:tc>
          <w:tcPr>
            <w:tcW w:w="2835" w:type="dxa"/>
            <w:shd w:val="clear" w:color="auto" w:fill="E7E6E6" w:themeFill="background2"/>
          </w:tcPr>
          <w:p w14:paraId="262BCF47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8B4923">
              <w:rPr>
                <w:rFonts w:ascii="Apple Braille" w:hAnsi="Apple Braille"/>
                <w:sz w:val="20"/>
                <w:szCs w:val="20"/>
              </w:rPr>
              <w:t>Specification</w:t>
            </w:r>
          </w:p>
        </w:tc>
        <w:tc>
          <w:tcPr>
            <w:tcW w:w="2552" w:type="dxa"/>
            <w:shd w:val="clear" w:color="auto" w:fill="E7E6E6" w:themeFill="background2"/>
          </w:tcPr>
          <w:p w14:paraId="79BBA0AB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8B4923">
              <w:rPr>
                <w:rFonts w:ascii="Apple Braille" w:hAnsi="Apple Braille" w:hint="eastAsia"/>
                <w:sz w:val="20"/>
                <w:szCs w:val="20"/>
              </w:rPr>
              <w:t>C</w:t>
            </w:r>
            <w:r w:rsidRPr="008B4923">
              <w:rPr>
                <w:rFonts w:ascii="Apple Braille" w:hAnsi="Apple Braille"/>
                <w:sz w:val="20"/>
                <w:szCs w:val="20"/>
              </w:rPr>
              <w:t>omment</w:t>
            </w:r>
          </w:p>
        </w:tc>
      </w:tr>
      <w:tr w:rsidR="004460D2" w14:paraId="0931DE8A" w14:textId="77777777" w:rsidTr="00126B18">
        <w:tc>
          <w:tcPr>
            <w:tcW w:w="1738" w:type="dxa"/>
          </w:tcPr>
          <w:p w14:paraId="2DE1BB6F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Interface number</w:t>
            </w:r>
          </w:p>
        </w:tc>
        <w:tc>
          <w:tcPr>
            <w:tcW w:w="732" w:type="dxa"/>
          </w:tcPr>
          <w:p w14:paraId="47E06372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653E941" w14:textId="07AFAA48" w:rsidR="004460D2" w:rsidRPr="008B4923" w:rsidRDefault="00BB169A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 xml:space="preserve">2 </w:t>
            </w:r>
            <w:r w:rsidR="004460D2">
              <w:rPr>
                <w:rFonts w:ascii="Apple Braille" w:hAnsi="Apple Braille"/>
                <w:sz w:val="20"/>
                <w:szCs w:val="20"/>
              </w:rPr>
              <w:t>I</w:t>
            </w:r>
            <w:r w:rsidR="004460D2" w:rsidRPr="00906CE5">
              <w:rPr>
                <w:rFonts w:ascii="Apple Braille" w:hAnsi="Apple Braille"/>
                <w:sz w:val="20"/>
                <w:szCs w:val="20"/>
                <w:vertAlign w:val="superscript"/>
              </w:rPr>
              <w:t>2</w:t>
            </w:r>
            <w:r w:rsidR="004460D2">
              <w:rPr>
                <w:rFonts w:ascii="Apple Braille" w:hAnsi="Apple Braille"/>
                <w:sz w:val="20"/>
                <w:szCs w:val="20"/>
              </w:rPr>
              <w:t>S interface, with word clock, bit clock, data-in, data-out</w:t>
            </w:r>
          </w:p>
        </w:tc>
        <w:tc>
          <w:tcPr>
            <w:tcW w:w="2552" w:type="dxa"/>
          </w:tcPr>
          <w:p w14:paraId="5C28181C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14:paraId="06D324AA" w14:textId="77777777" w:rsidTr="00126B18">
        <w:tc>
          <w:tcPr>
            <w:tcW w:w="1738" w:type="dxa"/>
          </w:tcPr>
          <w:p w14:paraId="59330AFB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Word clock</w:t>
            </w:r>
          </w:p>
        </w:tc>
        <w:tc>
          <w:tcPr>
            <w:tcW w:w="732" w:type="dxa"/>
          </w:tcPr>
          <w:p w14:paraId="16391787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k</w:t>
            </w:r>
            <w:r>
              <w:rPr>
                <w:rFonts w:ascii="Apple Braille" w:hAnsi="Apple Braille"/>
                <w:sz w:val="20"/>
                <w:szCs w:val="20"/>
              </w:rPr>
              <w:t>Hz</w:t>
            </w:r>
          </w:p>
        </w:tc>
        <w:tc>
          <w:tcPr>
            <w:tcW w:w="2835" w:type="dxa"/>
          </w:tcPr>
          <w:p w14:paraId="27484F71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Up to 192</w:t>
            </w:r>
          </w:p>
        </w:tc>
        <w:tc>
          <w:tcPr>
            <w:tcW w:w="2552" w:type="dxa"/>
          </w:tcPr>
          <w:p w14:paraId="1C1C5AC6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8</w:t>
            </w:r>
            <w:r>
              <w:rPr>
                <w:rFonts w:ascii="Apple Braille" w:hAnsi="Apple Braille"/>
                <w:sz w:val="20"/>
                <w:szCs w:val="20"/>
              </w:rPr>
              <w:t>, 16, 32, 44.1, 48, 88.2, 96, 176.4, 192</w:t>
            </w:r>
          </w:p>
        </w:tc>
      </w:tr>
      <w:tr w:rsidR="004460D2" w14:paraId="77717105" w14:textId="77777777" w:rsidTr="00126B18">
        <w:tc>
          <w:tcPr>
            <w:tcW w:w="1738" w:type="dxa"/>
          </w:tcPr>
          <w:p w14:paraId="6D325337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Data width</w:t>
            </w:r>
          </w:p>
        </w:tc>
        <w:tc>
          <w:tcPr>
            <w:tcW w:w="732" w:type="dxa"/>
          </w:tcPr>
          <w:p w14:paraId="3EAF4D6E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b</w:t>
            </w:r>
            <w:r>
              <w:rPr>
                <w:rFonts w:ascii="Apple Braille" w:hAnsi="Apple Braille"/>
                <w:sz w:val="20"/>
                <w:szCs w:val="20"/>
              </w:rPr>
              <w:t>its</w:t>
            </w:r>
          </w:p>
        </w:tc>
        <w:tc>
          <w:tcPr>
            <w:tcW w:w="2835" w:type="dxa"/>
          </w:tcPr>
          <w:p w14:paraId="663A56E4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16/20/24</w:t>
            </w:r>
          </w:p>
        </w:tc>
        <w:tc>
          <w:tcPr>
            <w:tcW w:w="2552" w:type="dxa"/>
          </w:tcPr>
          <w:p w14:paraId="6724522D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14:paraId="2126DAFF" w14:textId="77777777" w:rsidTr="00126B18">
        <w:tc>
          <w:tcPr>
            <w:tcW w:w="1738" w:type="dxa"/>
          </w:tcPr>
          <w:p w14:paraId="5609C380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lastRenderedPageBreak/>
              <w:t>Format</w:t>
            </w:r>
          </w:p>
        </w:tc>
        <w:tc>
          <w:tcPr>
            <w:tcW w:w="732" w:type="dxa"/>
          </w:tcPr>
          <w:p w14:paraId="4F9DFAE9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</w:p>
        </w:tc>
        <w:tc>
          <w:tcPr>
            <w:tcW w:w="2835" w:type="dxa"/>
          </w:tcPr>
          <w:p w14:paraId="7AAFAEAF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S</w:t>
            </w:r>
            <w:r>
              <w:rPr>
                <w:rFonts w:ascii="Apple Braille" w:hAnsi="Apple Braille"/>
                <w:sz w:val="20"/>
                <w:szCs w:val="20"/>
              </w:rPr>
              <w:t>tandard, left-justified, right-justified</w:t>
            </w:r>
          </w:p>
        </w:tc>
        <w:tc>
          <w:tcPr>
            <w:tcW w:w="2552" w:type="dxa"/>
          </w:tcPr>
          <w:p w14:paraId="40CD5AF2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</w:p>
        </w:tc>
      </w:tr>
    </w:tbl>
    <w:p w14:paraId="6AAC1D62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7F03402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I</w:t>
      </w:r>
      <w:r w:rsidRPr="00906CE5">
        <w:rPr>
          <w:rFonts w:ascii="Apple Braille" w:hAnsi="Apple Braille"/>
          <w:szCs w:val="21"/>
          <w:vertAlign w:val="superscript"/>
        </w:rPr>
        <w:t>2</w:t>
      </w:r>
      <w:r>
        <w:rPr>
          <w:rFonts w:ascii="Apple Braille" w:hAnsi="Apple Braille"/>
          <w:szCs w:val="21"/>
        </w:rPr>
        <w:t>S pin are GPIO reuse pins, GPIO mapping is described in the following table</w:t>
      </w:r>
      <w:r>
        <w:rPr>
          <w:rFonts w:ascii="Apple Braille" w:hAnsi="Apple Braille" w:hint="eastAsia"/>
          <w:szCs w:val="21"/>
        </w:rPr>
        <w:t>,</w:t>
      </w:r>
      <w:r>
        <w:rPr>
          <w:rFonts w:ascii="Apple Braille" w:hAnsi="Apple Braille"/>
          <w:szCs w:val="21"/>
        </w:rPr>
        <w:t xml:space="preserve"> where CLK is the bit clock, WS is the word clock, SDI is the input data, SDO is the output data.</w:t>
      </w:r>
    </w:p>
    <w:p w14:paraId="050810CA" w14:textId="110CBE10" w:rsidR="004460D2" w:rsidDel="00E534A5" w:rsidRDefault="004460D2" w:rsidP="004460D2">
      <w:pPr>
        <w:pStyle w:val="ae"/>
        <w:ind w:left="360" w:firstLineChars="0" w:firstLine="0"/>
        <w:rPr>
          <w:del w:id="500" w:author="Bai Rong" w:date="2021-05-18T19:48:00Z"/>
          <w:rFonts w:ascii="Apple Braille" w:hAnsi="Apple Braille"/>
          <w:szCs w:val="2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1"/>
        <w:gridCol w:w="1321"/>
        <w:gridCol w:w="1322"/>
        <w:gridCol w:w="1249"/>
      </w:tblGrid>
      <w:tr w:rsidR="00B523EA" w:rsidRPr="00CF0DD5" w14:paraId="50EB19B4" w14:textId="77777777" w:rsidTr="00BB169A">
        <w:trPr>
          <w:jc w:val="center"/>
        </w:trPr>
        <w:tc>
          <w:tcPr>
            <w:tcW w:w="2642" w:type="dxa"/>
            <w:gridSpan w:val="2"/>
            <w:shd w:val="clear" w:color="auto" w:fill="E7E6E6" w:themeFill="background2"/>
          </w:tcPr>
          <w:p w14:paraId="2178C39E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rFonts w:ascii="Apple Braille" w:hAnsi="Apple Braille" w:hint="eastAsia"/>
                <w:sz w:val="18"/>
                <w:szCs w:val="18"/>
              </w:rPr>
              <w:t>I</w:t>
            </w:r>
            <w:r w:rsidRPr="00CF0DD5">
              <w:rPr>
                <w:rFonts w:ascii="Apple Braille" w:hAnsi="Apple Braille"/>
                <w:sz w:val="18"/>
                <w:szCs w:val="18"/>
              </w:rPr>
              <w:t>2S-1</w:t>
            </w:r>
          </w:p>
        </w:tc>
        <w:tc>
          <w:tcPr>
            <w:tcW w:w="2571" w:type="dxa"/>
            <w:gridSpan w:val="2"/>
            <w:shd w:val="clear" w:color="auto" w:fill="E7E6E6" w:themeFill="background2"/>
          </w:tcPr>
          <w:p w14:paraId="4AD7B943" w14:textId="19D06468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rFonts w:ascii="Apple Braille" w:hAnsi="Apple Braille" w:hint="eastAsia"/>
                <w:sz w:val="18"/>
                <w:szCs w:val="18"/>
              </w:rPr>
              <w:t>I</w:t>
            </w:r>
            <w:r w:rsidRPr="00CF0DD5">
              <w:rPr>
                <w:rFonts w:ascii="Apple Braille" w:hAnsi="Apple Braille"/>
                <w:sz w:val="18"/>
                <w:szCs w:val="18"/>
              </w:rPr>
              <w:t>2S-</w:t>
            </w:r>
            <w:r w:rsidR="001438A5">
              <w:rPr>
                <w:rFonts w:ascii="Apple Braille" w:hAnsi="Apple Braille" w:hint="eastAsia"/>
                <w:sz w:val="18"/>
                <w:szCs w:val="18"/>
              </w:rPr>
              <w:t>2</w:t>
            </w:r>
          </w:p>
        </w:tc>
      </w:tr>
      <w:tr w:rsidR="00B523EA" w:rsidRPr="00CF0DD5" w14:paraId="0C6C41A6" w14:textId="77777777" w:rsidTr="00BB169A">
        <w:trPr>
          <w:jc w:val="center"/>
        </w:trPr>
        <w:tc>
          <w:tcPr>
            <w:tcW w:w="1321" w:type="dxa"/>
          </w:tcPr>
          <w:p w14:paraId="6645EA7A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I2S1_clk</w:t>
            </w:r>
          </w:p>
        </w:tc>
        <w:tc>
          <w:tcPr>
            <w:tcW w:w="1321" w:type="dxa"/>
          </w:tcPr>
          <w:p w14:paraId="23412D3A" w14:textId="77777777" w:rsidR="00B523EA" w:rsidRPr="00711BB1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6"/>
                <w:szCs w:val="16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PIO0</w:t>
            </w:r>
          </w:p>
        </w:tc>
        <w:tc>
          <w:tcPr>
            <w:tcW w:w="1322" w:type="dxa"/>
          </w:tcPr>
          <w:p w14:paraId="338FE0F0" w14:textId="6AA89DEE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</w:t>
            </w:r>
            <w:r w:rsidR="001438A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_clk</w:t>
            </w:r>
          </w:p>
        </w:tc>
        <w:tc>
          <w:tcPr>
            <w:tcW w:w="1249" w:type="dxa"/>
          </w:tcPr>
          <w:p w14:paraId="31B51ED3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</w:t>
            </w:r>
            <w:r>
              <w:rPr>
                <w:rFonts w:ascii="Apple Braille" w:hAnsi="Apple Braille"/>
                <w:sz w:val="16"/>
                <w:szCs w:val="16"/>
              </w:rPr>
              <w:t>12</w:t>
            </w:r>
          </w:p>
        </w:tc>
      </w:tr>
      <w:tr w:rsidR="00B523EA" w:rsidRPr="00CF0DD5" w14:paraId="5A69C058" w14:textId="77777777" w:rsidTr="00BB169A">
        <w:trPr>
          <w:jc w:val="center"/>
        </w:trPr>
        <w:tc>
          <w:tcPr>
            <w:tcW w:w="1321" w:type="dxa"/>
          </w:tcPr>
          <w:p w14:paraId="301F2B3D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</w:t>
            </w:r>
            <w:r w:rsidRPr="00CF0DD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S1_ws</w:t>
            </w:r>
          </w:p>
        </w:tc>
        <w:tc>
          <w:tcPr>
            <w:tcW w:w="1321" w:type="dxa"/>
          </w:tcPr>
          <w:p w14:paraId="36CA83E6" w14:textId="77777777" w:rsidR="00B523EA" w:rsidRPr="00711BB1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6"/>
                <w:szCs w:val="16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PIO1</w:t>
            </w:r>
          </w:p>
        </w:tc>
        <w:tc>
          <w:tcPr>
            <w:tcW w:w="1322" w:type="dxa"/>
          </w:tcPr>
          <w:p w14:paraId="48ED58AC" w14:textId="61BF9D7C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</w:t>
            </w:r>
            <w:r w:rsidRPr="00CF0DD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S</w:t>
            </w:r>
            <w:r w:rsidR="001438A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_ws</w:t>
            </w:r>
          </w:p>
        </w:tc>
        <w:tc>
          <w:tcPr>
            <w:tcW w:w="1249" w:type="dxa"/>
          </w:tcPr>
          <w:p w14:paraId="546FA715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PIO1</w:t>
            </w:r>
            <w:r>
              <w:rPr>
                <w:rFonts w:ascii="Apple Braille" w:hAnsi="Apple Braille"/>
                <w:sz w:val="16"/>
                <w:szCs w:val="16"/>
              </w:rPr>
              <w:t>3</w:t>
            </w:r>
          </w:p>
        </w:tc>
      </w:tr>
      <w:tr w:rsidR="00B523EA" w:rsidRPr="00CF0DD5" w14:paraId="72176ECB" w14:textId="77777777" w:rsidTr="00BB169A">
        <w:trPr>
          <w:jc w:val="center"/>
        </w:trPr>
        <w:tc>
          <w:tcPr>
            <w:tcW w:w="1321" w:type="dxa"/>
          </w:tcPr>
          <w:p w14:paraId="2604E981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I2S1_sdi</w:t>
            </w:r>
          </w:p>
        </w:tc>
        <w:tc>
          <w:tcPr>
            <w:tcW w:w="1321" w:type="dxa"/>
          </w:tcPr>
          <w:p w14:paraId="257EC52B" w14:textId="77777777" w:rsidR="00B523EA" w:rsidRPr="00711BB1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6"/>
                <w:szCs w:val="16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PIO2</w:t>
            </w:r>
          </w:p>
        </w:tc>
        <w:tc>
          <w:tcPr>
            <w:tcW w:w="1322" w:type="dxa"/>
          </w:tcPr>
          <w:p w14:paraId="149336C8" w14:textId="0F0978B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</w:t>
            </w:r>
            <w:r w:rsidR="001438A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_sdi</w:t>
            </w:r>
          </w:p>
        </w:tc>
        <w:tc>
          <w:tcPr>
            <w:tcW w:w="1249" w:type="dxa"/>
          </w:tcPr>
          <w:p w14:paraId="6EA95B10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</w:t>
            </w:r>
            <w:r>
              <w:rPr>
                <w:rFonts w:ascii="Apple Braille" w:hAnsi="Apple Braille"/>
                <w:sz w:val="16"/>
                <w:szCs w:val="16"/>
              </w:rPr>
              <w:t>14</w:t>
            </w:r>
          </w:p>
        </w:tc>
      </w:tr>
      <w:tr w:rsidR="00B523EA" w:rsidRPr="00CF0DD5" w14:paraId="7990AD4C" w14:textId="77777777" w:rsidTr="00BB169A">
        <w:trPr>
          <w:jc w:val="center"/>
        </w:trPr>
        <w:tc>
          <w:tcPr>
            <w:tcW w:w="1321" w:type="dxa"/>
          </w:tcPr>
          <w:p w14:paraId="080256DD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I2S1_sdo</w:t>
            </w:r>
          </w:p>
        </w:tc>
        <w:tc>
          <w:tcPr>
            <w:tcW w:w="1321" w:type="dxa"/>
          </w:tcPr>
          <w:p w14:paraId="5CCB0C2A" w14:textId="77777777" w:rsidR="00B523EA" w:rsidRPr="00711BB1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6"/>
                <w:szCs w:val="16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PIO3</w:t>
            </w:r>
          </w:p>
        </w:tc>
        <w:tc>
          <w:tcPr>
            <w:tcW w:w="1322" w:type="dxa"/>
          </w:tcPr>
          <w:p w14:paraId="4DDED8C0" w14:textId="7968AFB6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</w:t>
            </w:r>
            <w:r w:rsidR="001438A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_sdo</w:t>
            </w:r>
          </w:p>
        </w:tc>
        <w:tc>
          <w:tcPr>
            <w:tcW w:w="1249" w:type="dxa"/>
          </w:tcPr>
          <w:p w14:paraId="792E200E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</w:t>
            </w:r>
            <w:r>
              <w:rPr>
                <w:rFonts w:ascii="Apple Braille" w:hAnsi="Apple Braille"/>
                <w:sz w:val="16"/>
                <w:szCs w:val="16"/>
              </w:rPr>
              <w:t>15</w:t>
            </w:r>
          </w:p>
        </w:tc>
      </w:tr>
    </w:tbl>
    <w:p w14:paraId="696C8E85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04A48319" w14:textId="77777777" w:rsidR="004460D2" w:rsidRPr="00595EBD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501" w:name="_Toc44431363"/>
      <w:bookmarkStart w:id="502" w:name="_Toc72260319"/>
      <w:r w:rsidRPr="00595EBD">
        <w:rPr>
          <w:rFonts w:ascii="Apple Braille" w:hAnsi="Apple Braille"/>
          <w:b/>
          <w:bCs/>
          <w:szCs w:val="21"/>
        </w:rPr>
        <w:t>PMU specification:</w:t>
      </w:r>
      <w:bookmarkEnd w:id="501"/>
      <w:bookmarkEnd w:id="502"/>
    </w:p>
    <w:p w14:paraId="417B35FE" w14:textId="30E42F2D" w:rsidR="003D5E8E" w:rsidDel="00E534A5" w:rsidRDefault="003D5E8E" w:rsidP="004460D2">
      <w:pPr>
        <w:pStyle w:val="ae"/>
        <w:ind w:left="360" w:firstLineChars="0" w:firstLine="0"/>
        <w:rPr>
          <w:del w:id="503" w:author="Bai Rong" w:date="2021-05-18T19:48:00Z"/>
          <w:rFonts w:ascii="Apple Braille" w:hAnsi="Apple Braille"/>
          <w:szCs w:val="21"/>
        </w:rPr>
      </w:pPr>
    </w:p>
    <w:p w14:paraId="36461672" w14:textId="46D01FCF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One </w:t>
      </w:r>
      <w:r w:rsidRPr="007F6FAD">
        <w:rPr>
          <w:rFonts w:ascii="Apple Braille" w:hAnsi="Apple Braille"/>
          <w:szCs w:val="21"/>
        </w:rPr>
        <w:t xml:space="preserve">single </w:t>
      </w:r>
      <w:r>
        <w:rPr>
          <w:rFonts w:ascii="Apple Braille" w:hAnsi="Apple Braille"/>
          <w:szCs w:val="21"/>
        </w:rPr>
        <w:t xml:space="preserve">power </w:t>
      </w:r>
      <w:r w:rsidRPr="007F6FAD">
        <w:rPr>
          <w:rFonts w:ascii="Apple Braille" w:hAnsi="Apple Braille"/>
          <w:szCs w:val="21"/>
        </w:rPr>
        <w:t>supply</w:t>
      </w:r>
      <w:r>
        <w:rPr>
          <w:rFonts w:ascii="Apple Braille" w:hAnsi="Apple Braille"/>
          <w:szCs w:val="21"/>
        </w:rPr>
        <w:t xml:space="preserve"> comes </w:t>
      </w:r>
      <w:r w:rsidRPr="007F6FAD">
        <w:rPr>
          <w:rFonts w:ascii="Apple Braille" w:hAnsi="Apple Braille"/>
          <w:szCs w:val="21"/>
        </w:rPr>
        <w:t xml:space="preserve">either </w:t>
      </w:r>
      <w:r>
        <w:rPr>
          <w:rFonts w:ascii="Apple Braille" w:hAnsi="Apple Braille"/>
          <w:szCs w:val="21"/>
        </w:rPr>
        <w:t xml:space="preserve">from </w:t>
      </w:r>
      <w:r w:rsidR="00B51A4E">
        <w:rPr>
          <w:rFonts w:ascii="Apple Braille" w:hAnsi="Apple Braille"/>
          <w:szCs w:val="21"/>
        </w:rPr>
        <w:t xml:space="preserve">the </w:t>
      </w:r>
      <w:r w:rsidRPr="007F6FAD">
        <w:rPr>
          <w:rFonts w:ascii="Apple Braille" w:hAnsi="Apple Braille"/>
          <w:szCs w:val="21"/>
        </w:rPr>
        <w:t xml:space="preserve">host device </w:t>
      </w:r>
      <w:r>
        <w:rPr>
          <w:rFonts w:ascii="Apple Braille" w:hAnsi="Apple Braille"/>
          <w:szCs w:val="21"/>
        </w:rPr>
        <w:t>VBUS</w:t>
      </w:r>
      <w:r w:rsidRPr="007F6FAD">
        <w:rPr>
          <w:rFonts w:ascii="Apple Braille" w:hAnsi="Apple Braille"/>
          <w:szCs w:val="21"/>
        </w:rPr>
        <w:t xml:space="preserve"> either from Li-ion battery. </w:t>
      </w:r>
      <w:r w:rsidR="00B51A4E">
        <w:rPr>
          <w:rFonts w:ascii="Apple Braille" w:hAnsi="Apple Braille"/>
          <w:szCs w:val="21"/>
        </w:rPr>
        <w:t>The on</w:t>
      </w:r>
      <w:r>
        <w:rPr>
          <w:rFonts w:ascii="Apple Braille" w:hAnsi="Apple Braille"/>
          <w:szCs w:val="21"/>
        </w:rPr>
        <w:t>-chip p</w:t>
      </w:r>
      <w:r w:rsidRPr="007F6FAD">
        <w:rPr>
          <w:rFonts w:ascii="Apple Braille" w:hAnsi="Apple Braille"/>
          <w:szCs w:val="21"/>
        </w:rPr>
        <w:t xml:space="preserve">ower management unit (PMU) provides all necessary voltage </w:t>
      </w:r>
      <w:r>
        <w:rPr>
          <w:rFonts w:ascii="Apple Braille" w:hAnsi="Apple Braille"/>
          <w:szCs w:val="21"/>
        </w:rPr>
        <w:t>to run all functional blocks with low power consumption.</w:t>
      </w:r>
      <w:r w:rsidRPr="007F6FAD">
        <w:rPr>
          <w:rFonts w:ascii="Apple Braille" w:hAnsi="Apple Braille"/>
          <w:szCs w:val="21"/>
        </w:rPr>
        <w:t xml:space="preserve"> </w:t>
      </w:r>
    </w:p>
    <w:p w14:paraId="39D7EE61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2BE0C659" w14:textId="396121F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035B72">
        <w:rPr>
          <w:rFonts w:ascii="Apple Braille" w:hAnsi="Apple Braille"/>
          <w:szCs w:val="21"/>
        </w:rPr>
        <w:t xml:space="preserve">MIC bias for external microphones. 2.5V LDO for audio analog is included in </w:t>
      </w:r>
      <w:r w:rsidR="000F10D7">
        <w:rPr>
          <w:rFonts w:ascii="Apple Braille" w:hAnsi="Apple Braille"/>
          <w:szCs w:val="21"/>
        </w:rPr>
        <w:t>Codec</w:t>
      </w:r>
      <w:r w:rsidRPr="00035B72">
        <w:rPr>
          <w:rFonts w:ascii="Apple Braille" w:hAnsi="Apple Braille"/>
          <w:szCs w:val="21"/>
        </w:rPr>
        <w:t xml:space="preserve"> module. PMU includes also function for power-on-reset (POR) and brown-out-detect (BOD), also OVP/OCP/ULP protection. PMU should be programmable via APB bus to work in active mode, sleep mode</w:t>
      </w:r>
      <w:r w:rsidR="00B51A4E">
        <w:rPr>
          <w:rFonts w:ascii="Apple Braille" w:hAnsi="Apple Braille"/>
          <w:szCs w:val="21"/>
        </w:rPr>
        <w:t>,</w:t>
      </w:r>
      <w:r w:rsidRPr="00035B72">
        <w:rPr>
          <w:rFonts w:ascii="Apple Braille" w:hAnsi="Apple Braille"/>
          <w:szCs w:val="21"/>
        </w:rPr>
        <w:t xml:space="preserve"> and power-down mode. </w:t>
      </w:r>
    </w:p>
    <w:p w14:paraId="69260644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035B72">
        <w:rPr>
          <w:rFonts w:ascii="Apple Braille" w:hAnsi="Apple Braille"/>
          <w:szCs w:val="21"/>
        </w:rPr>
        <w:t>This figure shows the power tree architecture</w:t>
      </w:r>
      <w:r>
        <w:rPr>
          <w:rFonts w:ascii="Apple Braille" w:hAnsi="Apple Braille" w:hint="eastAsia"/>
          <w:szCs w:val="21"/>
        </w:rPr>
        <w:t>,</w:t>
      </w:r>
      <w:r>
        <w:rPr>
          <w:rFonts w:ascii="Apple Braille" w:hAnsi="Apple Braille"/>
          <w:szCs w:val="21"/>
        </w:rPr>
        <w:t xml:space="preserve"> where:</w:t>
      </w:r>
    </w:p>
    <w:p w14:paraId="72CB58E9" w14:textId="77777777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S</w:t>
      </w:r>
      <w:r>
        <w:rPr>
          <w:rFonts w:ascii="Apple Braille" w:hAnsi="Apple Braille"/>
          <w:szCs w:val="21"/>
        </w:rPr>
        <w:t xml:space="preserve">ingle power input from </w:t>
      </w:r>
      <w:r>
        <w:rPr>
          <w:rFonts w:ascii="Apple Braille" w:hAnsi="Apple Braille" w:hint="eastAsia"/>
          <w:szCs w:val="21"/>
        </w:rPr>
        <w:t>3.3V</w:t>
      </w:r>
      <w:r>
        <w:rPr>
          <w:rFonts w:ascii="Apple Braille" w:hAnsi="Apple Braille"/>
          <w:szCs w:val="21"/>
        </w:rPr>
        <w:t xml:space="preserve"> to 5.5V</w:t>
      </w:r>
    </w:p>
    <w:p w14:paraId="7E1EC64C" w14:textId="77777777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>ne DC-DC regulator for Core and digital: 1.1V</w:t>
      </w:r>
    </w:p>
    <w:p w14:paraId="7DAA41EC" w14:textId="5E60CB6F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 xml:space="preserve">ne Always-on </w:t>
      </w:r>
      <w:r>
        <w:rPr>
          <w:rFonts w:ascii="Apple Braille" w:hAnsi="Apple Braille" w:hint="eastAsia"/>
          <w:szCs w:val="21"/>
        </w:rPr>
        <w:t>ultr</w:t>
      </w:r>
      <w:r>
        <w:rPr>
          <w:rFonts w:ascii="Apple Braille" w:hAnsi="Apple Braille"/>
          <w:szCs w:val="21"/>
        </w:rPr>
        <w:t>a-</w:t>
      </w:r>
      <w:r w:rsidR="00B51A4E">
        <w:rPr>
          <w:rFonts w:ascii="Apple Braille" w:hAnsi="Apple Braille"/>
          <w:szCs w:val="21"/>
        </w:rPr>
        <w:t>low-</w:t>
      </w:r>
      <w:r>
        <w:rPr>
          <w:rFonts w:ascii="Apple Braille" w:hAnsi="Apple Braille"/>
          <w:szCs w:val="21"/>
        </w:rPr>
        <w:t>power LDO for sleep-mode: 1.1V</w:t>
      </w:r>
    </w:p>
    <w:p w14:paraId="07B005BB" w14:textId="42693ED6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 xml:space="preserve">ne DC-DC regulator for </w:t>
      </w:r>
      <w:r w:rsidR="000F10D7">
        <w:rPr>
          <w:rFonts w:ascii="Apple Braille" w:hAnsi="Apple Braille"/>
          <w:szCs w:val="21"/>
        </w:rPr>
        <w:t>Codec</w:t>
      </w:r>
      <w:r>
        <w:rPr>
          <w:rFonts w:ascii="Apple Braille" w:hAnsi="Apple Braille"/>
          <w:szCs w:val="21"/>
        </w:rPr>
        <w:t xml:space="preserve"> analog part: 3.3V</w:t>
      </w:r>
    </w:p>
    <w:p w14:paraId="06D88851" w14:textId="35AD8D5B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 xml:space="preserve">ne LDO </w:t>
      </w:r>
      <w:r w:rsidR="00B51A4E">
        <w:rPr>
          <w:rFonts w:ascii="Apple Braille" w:hAnsi="Apple Braille"/>
          <w:szCs w:val="21"/>
        </w:rPr>
        <w:t xml:space="preserve">generate 3.3V power </w:t>
      </w:r>
      <w:r>
        <w:rPr>
          <w:rFonts w:ascii="Apple Braille" w:hAnsi="Apple Braille"/>
          <w:szCs w:val="21"/>
        </w:rPr>
        <w:t>for other analog parts</w:t>
      </w:r>
    </w:p>
    <w:p w14:paraId="3BF23370" w14:textId="5E14BB11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 xml:space="preserve">ne LDO </w:t>
      </w:r>
      <w:r w:rsidR="00B51A4E">
        <w:rPr>
          <w:rFonts w:ascii="Apple Braille" w:hAnsi="Apple Braille"/>
          <w:szCs w:val="21"/>
        </w:rPr>
        <w:t xml:space="preserve">generate 3.3V power </w:t>
      </w:r>
      <w:r>
        <w:rPr>
          <w:rFonts w:ascii="Apple Braille" w:hAnsi="Apple Braille"/>
          <w:szCs w:val="21"/>
        </w:rPr>
        <w:t xml:space="preserve">for </w:t>
      </w:r>
      <w:r>
        <w:rPr>
          <w:rFonts w:ascii="Apple Braille" w:hAnsi="Apple Braille" w:hint="eastAsia"/>
          <w:szCs w:val="21"/>
        </w:rPr>
        <w:t>d</w:t>
      </w:r>
      <w:r>
        <w:rPr>
          <w:rFonts w:ascii="Apple Braille" w:hAnsi="Apple Braille"/>
          <w:szCs w:val="21"/>
        </w:rPr>
        <w:t>igital IO</w:t>
      </w:r>
    </w:p>
    <w:p w14:paraId="55AC2960" w14:textId="0919B776" w:rsidR="004460D2" w:rsidRDefault="00E534A5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lastRenderedPageBreak/>
        <w:drawing>
          <wp:anchor distT="0" distB="0" distL="114300" distR="114300" simplePos="0" relativeHeight="251663360" behindDoc="0" locked="0" layoutInCell="1" allowOverlap="1" wp14:anchorId="2A1D6627" wp14:editId="03396726">
            <wp:simplePos x="0" y="0"/>
            <wp:positionH relativeFrom="column">
              <wp:posOffset>172720</wp:posOffset>
            </wp:positionH>
            <wp:positionV relativeFrom="paragraph">
              <wp:posOffset>247650</wp:posOffset>
            </wp:positionV>
            <wp:extent cx="4668520" cy="2463165"/>
            <wp:effectExtent l="0" t="0" r="0" b="0"/>
            <wp:wrapTopAndBottom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246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ple Braille" w:hAnsi="Apple Braille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12C72B05" wp14:editId="1A877F95">
            <wp:simplePos x="0" y="0"/>
            <wp:positionH relativeFrom="column">
              <wp:posOffset>816668</wp:posOffset>
            </wp:positionH>
            <wp:positionV relativeFrom="paragraph">
              <wp:posOffset>2760056</wp:posOffset>
            </wp:positionV>
            <wp:extent cx="3016250" cy="3212465"/>
            <wp:effectExtent l="0" t="0" r="0" b="698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3212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460D2">
        <w:rPr>
          <w:rFonts w:ascii="Apple Braille" w:hAnsi="Apple Braille" w:hint="eastAsia"/>
          <w:szCs w:val="21"/>
        </w:rPr>
        <w:t>Tw</w:t>
      </w:r>
      <w:r w:rsidR="004460D2">
        <w:rPr>
          <w:rFonts w:ascii="Apple Braille" w:hAnsi="Apple Braille"/>
          <w:szCs w:val="21"/>
        </w:rPr>
        <w:t>o Mic-bias for microphone biasing: 2.5V</w:t>
      </w:r>
    </w:p>
    <w:p w14:paraId="4E9847C0" w14:textId="10687EBF" w:rsidR="00B11CCF" w:rsidDel="00E534A5" w:rsidRDefault="00B11CCF" w:rsidP="00906CE5">
      <w:pPr>
        <w:rPr>
          <w:del w:id="504" w:author="Bai Rong" w:date="2021-05-18T19:49:00Z"/>
          <w:rFonts w:ascii="Apple Braille" w:hAnsi="Apple Braille"/>
          <w:szCs w:val="21"/>
        </w:rPr>
      </w:pPr>
    </w:p>
    <w:p w14:paraId="1B7537FE" w14:textId="73CF5A7D" w:rsidR="00185353" w:rsidDel="00E534A5" w:rsidRDefault="00185353" w:rsidP="00E534A5">
      <w:pPr>
        <w:rPr>
          <w:del w:id="505" w:author="Bai Rong" w:date="2021-05-18T19:53:00Z"/>
          <w:rFonts w:ascii="Apple Braille" w:hAnsi="Apple Braille"/>
          <w:szCs w:val="21"/>
        </w:rPr>
        <w:pPrChange w:id="506" w:author="Bai Rong" w:date="2021-05-18T19:49:00Z">
          <w:pPr>
            <w:pStyle w:val="ae"/>
            <w:ind w:left="360" w:firstLineChars="0" w:firstLine="0"/>
          </w:pPr>
        </w:pPrChange>
      </w:pPr>
    </w:p>
    <w:p w14:paraId="0C38C4EB" w14:textId="7D32A873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The</w:t>
      </w:r>
      <w:r>
        <w:rPr>
          <w:rFonts w:ascii="Apple Braille" w:hAnsi="Apple Braille"/>
          <w:szCs w:val="21"/>
        </w:rPr>
        <w:t xml:space="preserve"> startup sequence is described in the left figure, where POR gives the general reset signal, and Maestro sets all regulators into </w:t>
      </w:r>
      <w:r w:rsidR="00B51A4E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>right states.</w:t>
      </w:r>
    </w:p>
    <w:p w14:paraId="40338068" w14:textId="61A2DB8E" w:rsidR="004460D2" w:rsidDel="00353ABF" w:rsidRDefault="004460D2" w:rsidP="004460D2">
      <w:pPr>
        <w:pStyle w:val="ae"/>
        <w:ind w:left="360" w:firstLineChars="0" w:firstLine="0"/>
        <w:rPr>
          <w:del w:id="507" w:author="Bai Rong" w:date="2021-05-18T19:55:00Z"/>
          <w:rFonts w:ascii="Apple Braille" w:hAnsi="Apple Braille"/>
          <w:szCs w:val="21"/>
        </w:rPr>
      </w:pPr>
    </w:p>
    <w:p w14:paraId="12D1E0CA" w14:textId="14CAFA8D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508" w:name="_Toc44431364"/>
      <w:bookmarkStart w:id="509" w:name="_Toc72260320"/>
      <w:r>
        <w:rPr>
          <w:rFonts w:ascii="Apple Braille" w:hAnsi="Apple Braille" w:hint="eastAsia"/>
          <w:b/>
          <w:bCs/>
          <w:szCs w:val="21"/>
        </w:rPr>
        <w:t>Reset</w:t>
      </w:r>
      <w:r>
        <w:rPr>
          <w:rFonts w:ascii="Apple Braille" w:hAnsi="Apple Braille"/>
          <w:b/>
          <w:bCs/>
          <w:szCs w:val="21"/>
        </w:rPr>
        <w:t xml:space="preserve"> network:</w:t>
      </w:r>
      <w:bookmarkEnd w:id="508"/>
      <w:bookmarkEnd w:id="509"/>
    </w:p>
    <w:p w14:paraId="1452072C" w14:textId="77777777" w:rsidR="003D5E8E" w:rsidRDefault="003D5E8E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18A9520B" w14:textId="1C0F5C3B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T</w:t>
      </w:r>
      <w:r>
        <w:rPr>
          <w:rFonts w:ascii="Apple Braille" w:hAnsi="Apple Braille"/>
          <w:szCs w:val="21"/>
        </w:rPr>
        <w:t xml:space="preserve">he following figure shows the reset network, </w:t>
      </w:r>
      <w:r>
        <w:rPr>
          <w:rFonts w:ascii="Apple Braille" w:hAnsi="Apple Braille" w:hint="eastAsia"/>
          <w:szCs w:val="21"/>
        </w:rPr>
        <w:t>where</w:t>
      </w:r>
      <w:r>
        <w:rPr>
          <w:rFonts w:ascii="Apple Braille" w:hAnsi="Apple Braille"/>
          <w:szCs w:val="21"/>
        </w:rPr>
        <w:t xml:space="preserve"> 4 reset signals reset different function blocks. Reset 1 is only generated by POR and BOR, the other 3 reset signals can be from POR/BOR, hardware reset and software reset, also from </w:t>
      </w:r>
      <w:proofErr w:type="spellStart"/>
      <w:r>
        <w:rPr>
          <w:rFonts w:ascii="Apple Braille" w:hAnsi="Apple Braille"/>
          <w:szCs w:val="21"/>
        </w:rPr>
        <w:t>o_sus_done</w:t>
      </w:r>
      <w:proofErr w:type="spellEnd"/>
      <w:r>
        <w:rPr>
          <w:rFonts w:ascii="Apple Braille" w:hAnsi="Apple Braille"/>
          <w:szCs w:val="21"/>
        </w:rPr>
        <w:t xml:space="preserve"> and </w:t>
      </w:r>
      <w:proofErr w:type="spellStart"/>
      <w:r>
        <w:rPr>
          <w:rFonts w:ascii="Apple Braille" w:hAnsi="Apple Braille"/>
          <w:szCs w:val="21"/>
        </w:rPr>
        <w:t>o_sus_fail</w:t>
      </w:r>
      <w:proofErr w:type="spellEnd"/>
      <w:r>
        <w:rPr>
          <w:rFonts w:ascii="Apple Braille" w:hAnsi="Apple Braille"/>
          <w:szCs w:val="21"/>
        </w:rPr>
        <w:t>.</w:t>
      </w:r>
    </w:p>
    <w:p w14:paraId="1E82198F" w14:textId="7777777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noProof/>
        </w:rPr>
        <w:lastRenderedPageBreak/>
        <w:drawing>
          <wp:inline distT="0" distB="0" distL="0" distR="0" wp14:anchorId="4C7475AF" wp14:editId="6E4E3307">
            <wp:extent cx="4418438" cy="376086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703" cy="378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5573" w14:textId="7777777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340F9F20" w14:textId="1992CD49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510" w:name="_Toc44431367"/>
      <w:bookmarkStart w:id="511" w:name="_Toc72260321"/>
      <w:r w:rsidRPr="00595EBD">
        <w:rPr>
          <w:rFonts w:ascii="Apple Braille" w:hAnsi="Apple Braille"/>
          <w:b/>
          <w:bCs/>
          <w:szCs w:val="21"/>
        </w:rPr>
        <w:t>I</w:t>
      </w:r>
      <w:r w:rsidRPr="00906CE5">
        <w:rPr>
          <w:rFonts w:ascii="Apple Braille" w:hAnsi="Apple Braille"/>
          <w:b/>
          <w:bCs/>
          <w:szCs w:val="21"/>
          <w:vertAlign w:val="superscript"/>
        </w:rPr>
        <w:t>2</w:t>
      </w:r>
      <w:r w:rsidRPr="00595EBD">
        <w:rPr>
          <w:rFonts w:ascii="Apple Braille" w:hAnsi="Apple Braille"/>
          <w:b/>
          <w:bCs/>
          <w:szCs w:val="21"/>
        </w:rPr>
        <w:t>C/UART</w:t>
      </w:r>
      <w:r w:rsidR="00185353">
        <w:rPr>
          <w:rFonts w:ascii="Apple Braille" w:hAnsi="Apple Braille"/>
          <w:b/>
          <w:bCs/>
          <w:szCs w:val="21"/>
        </w:rPr>
        <w:t>:</w:t>
      </w:r>
      <w:bookmarkEnd w:id="510"/>
      <w:bookmarkEnd w:id="511"/>
    </w:p>
    <w:p w14:paraId="56585894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146"/>
        <w:gridCol w:w="1090"/>
        <w:gridCol w:w="943"/>
        <w:gridCol w:w="2126"/>
        <w:gridCol w:w="2410"/>
      </w:tblGrid>
      <w:tr w:rsidR="004460D2" w:rsidRPr="008B4923" w14:paraId="1BF9CB20" w14:textId="77777777" w:rsidTr="00126B18">
        <w:tc>
          <w:tcPr>
            <w:tcW w:w="1146" w:type="dxa"/>
            <w:shd w:val="clear" w:color="auto" w:fill="E7E6E6" w:themeFill="background2"/>
          </w:tcPr>
          <w:p w14:paraId="164B0A52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I</w:t>
            </w:r>
            <w:r w:rsidRPr="00930F10">
              <w:rPr>
                <w:rFonts w:ascii="Apple Braille" w:hAnsi="Apple Braille"/>
                <w:sz w:val="16"/>
                <w:szCs w:val="16"/>
              </w:rPr>
              <w:t>tem</w:t>
            </w:r>
          </w:p>
        </w:tc>
        <w:tc>
          <w:tcPr>
            <w:tcW w:w="1090" w:type="dxa"/>
            <w:shd w:val="clear" w:color="auto" w:fill="E7E6E6" w:themeFill="background2"/>
          </w:tcPr>
          <w:p w14:paraId="57D7BC7C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Quantity</w:t>
            </w:r>
          </w:p>
        </w:tc>
        <w:tc>
          <w:tcPr>
            <w:tcW w:w="943" w:type="dxa"/>
            <w:shd w:val="clear" w:color="auto" w:fill="E7E6E6" w:themeFill="background2"/>
          </w:tcPr>
          <w:p w14:paraId="0A66D2F1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U</w:t>
            </w:r>
            <w:r w:rsidRPr="00930F10">
              <w:rPr>
                <w:rFonts w:ascii="Apple Braille" w:hAnsi="Apple Braille"/>
                <w:sz w:val="16"/>
                <w:szCs w:val="16"/>
              </w:rPr>
              <w:t>nit</w:t>
            </w:r>
          </w:p>
        </w:tc>
        <w:tc>
          <w:tcPr>
            <w:tcW w:w="2126" w:type="dxa"/>
            <w:shd w:val="clear" w:color="auto" w:fill="E7E6E6" w:themeFill="background2"/>
          </w:tcPr>
          <w:p w14:paraId="25B71EA0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Specification</w:t>
            </w:r>
          </w:p>
        </w:tc>
        <w:tc>
          <w:tcPr>
            <w:tcW w:w="2410" w:type="dxa"/>
            <w:shd w:val="clear" w:color="auto" w:fill="E7E6E6" w:themeFill="background2"/>
          </w:tcPr>
          <w:p w14:paraId="7D1EA701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C</w:t>
            </w:r>
            <w:r w:rsidRPr="00930F10">
              <w:rPr>
                <w:rFonts w:ascii="Apple Braille" w:hAnsi="Apple Braille"/>
                <w:sz w:val="16"/>
                <w:szCs w:val="16"/>
              </w:rPr>
              <w:t>omment</w:t>
            </w:r>
          </w:p>
        </w:tc>
      </w:tr>
      <w:tr w:rsidR="004460D2" w:rsidRPr="008B4923" w14:paraId="3D410508" w14:textId="77777777" w:rsidTr="00126B18">
        <w:tc>
          <w:tcPr>
            <w:tcW w:w="1146" w:type="dxa"/>
          </w:tcPr>
          <w:p w14:paraId="58F2448B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UART</w:t>
            </w:r>
          </w:p>
        </w:tc>
        <w:tc>
          <w:tcPr>
            <w:tcW w:w="1090" w:type="dxa"/>
          </w:tcPr>
          <w:p w14:paraId="613C71FE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1</w:t>
            </w:r>
          </w:p>
        </w:tc>
        <w:tc>
          <w:tcPr>
            <w:tcW w:w="943" w:type="dxa"/>
          </w:tcPr>
          <w:p w14:paraId="66EE13E2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b</w:t>
            </w:r>
            <w:r w:rsidRPr="00930F10">
              <w:rPr>
                <w:rFonts w:ascii="Apple Braille" w:hAnsi="Apple Braille"/>
                <w:sz w:val="16"/>
                <w:szCs w:val="16"/>
              </w:rPr>
              <w:t>ps</w:t>
            </w:r>
          </w:p>
        </w:tc>
        <w:tc>
          <w:tcPr>
            <w:tcW w:w="2126" w:type="dxa"/>
          </w:tcPr>
          <w:p w14:paraId="567DB38B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Up to 3M</w:t>
            </w:r>
          </w:p>
        </w:tc>
        <w:tc>
          <w:tcPr>
            <w:tcW w:w="2410" w:type="dxa"/>
          </w:tcPr>
          <w:p w14:paraId="2F5DD1A9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T</w:t>
            </w:r>
            <w:r w:rsidRPr="00930F10">
              <w:rPr>
                <w:rFonts w:ascii="Apple Braille" w:hAnsi="Apple Braille"/>
                <w:sz w:val="16"/>
                <w:szCs w:val="16"/>
              </w:rPr>
              <w:t>X and RX</w:t>
            </w:r>
          </w:p>
        </w:tc>
      </w:tr>
      <w:tr w:rsidR="004460D2" w:rsidRPr="008B4923" w14:paraId="2C2BE8D4" w14:textId="77777777" w:rsidTr="00126B18">
        <w:tc>
          <w:tcPr>
            <w:tcW w:w="1146" w:type="dxa"/>
          </w:tcPr>
          <w:p w14:paraId="026AC612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I</w:t>
            </w:r>
            <w:r w:rsidRPr="00906CE5">
              <w:rPr>
                <w:rFonts w:ascii="Apple Braille" w:hAnsi="Apple Braille"/>
                <w:sz w:val="16"/>
                <w:szCs w:val="16"/>
                <w:vertAlign w:val="superscript"/>
              </w:rPr>
              <w:t>2</w:t>
            </w:r>
            <w:r w:rsidRPr="00930F10">
              <w:rPr>
                <w:rFonts w:ascii="Apple Braille" w:hAnsi="Apple Braille"/>
                <w:sz w:val="16"/>
                <w:szCs w:val="16"/>
              </w:rPr>
              <w:t>C</w:t>
            </w:r>
          </w:p>
        </w:tc>
        <w:tc>
          <w:tcPr>
            <w:tcW w:w="1090" w:type="dxa"/>
          </w:tcPr>
          <w:p w14:paraId="553D62ED" w14:textId="1B09052B" w:rsidR="004460D2" w:rsidRPr="00930F10" w:rsidRDefault="000B34AA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>
              <w:rPr>
                <w:rFonts w:ascii="Apple Braille" w:hAnsi="Apple Braille"/>
                <w:sz w:val="16"/>
                <w:szCs w:val="16"/>
              </w:rPr>
              <w:t>1</w:t>
            </w:r>
          </w:p>
        </w:tc>
        <w:tc>
          <w:tcPr>
            <w:tcW w:w="943" w:type="dxa"/>
          </w:tcPr>
          <w:p w14:paraId="2F08F565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k</w:t>
            </w:r>
            <w:r w:rsidRPr="00930F10">
              <w:rPr>
                <w:rFonts w:ascii="Apple Braille" w:hAnsi="Apple Braille"/>
                <w:sz w:val="16"/>
                <w:szCs w:val="16"/>
              </w:rPr>
              <w:t>bps</w:t>
            </w:r>
          </w:p>
        </w:tc>
        <w:tc>
          <w:tcPr>
            <w:tcW w:w="2126" w:type="dxa"/>
          </w:tcPr>
          <w:p w14:paraId="05BADF43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Up to 400</w:t>
            </w:r>
          </w:p>
        </w:tc>
        <w:tc>
          <w:tcPr>
            <w:tcW w:w="2410" w:type="dxa"/>
          </w:tcPr>
          <w:p w14:paraId="6D13D053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</w:p>
        </w:tc>
      </w:tr>
    </w:tbl>
    <w:p w14:paraId="3802F02C" w14:textId="77777777" w:rsidR="004460D2" w:rsidRPr="00902569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3C4960F" w14:textId="77777777" w:rsidR="004460D2" w:rsidRPr="00595EBD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512" w:name="_Toc44431368"/>
      <w:bookmarkStart w:id="513" w:name="_Toc72260322"/>
      <w:r w:rsidRPr="00595EBD">
        <w:rPr>
          <w:rFonts w:ascii="Apple Braille" w:hAnsi="Apple Braille"/>
          <w:b/>
          <w:bCs/>
          <w:szCs w:val="21"/>
        </w:rPr>
        <w:t>Auxiliary ADC:</w:t>
      </w:r>
      <w:bookmarkEnd w:id="512"/>
      <w:bookmarkEnd w:id="513"/>
    </w:p>
    <w:p w14:paraId="4C588724" w14:textId="77777777" w:rsidR="00B11CCF" w:rsidRDefault="00B11CCF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07BDA1A2" w14:textId="04D3CC7D" w:rsidR="004460D2" w:rsidRPr="001E27C7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902569">
        <w:rPr>
          <w:rFonts w:ascii="Apple Braille" w:hAnsi="Apple Braille"/>
          <w:szCs w:val="21"/>
        </w:rPr>
        <w:t>This is a 12-bit SAR ADC, which can be used for headset button detection</w:t>
      </w:r>
      <w:r>
        <w:rPr>
          <w:rFonts w:ascii="Apple Braille" w:hAnsi="Apple Braille"/>
          <w:szCs w:val="21"/>
        </w:rPr>
        <w:t>, battery monitor,</w:t>
      </w:r>
      <w:r w:rsidRPr="00902569">
        <w:rPr>
          <w:rFonts w:ascii="Apple Braille" w:hAnsi="Apple Braille"/>
          <w:szCs w:val="21"/>
        </w:rPr>
        <w:t xml:space="preserve"> or other </w:t>
      </w:r>
      <w:r>
        <w:rPr>
          <w:rFonts w:ascii="Apple Braille" w:hAnsi="Apple Braille"/>
          <w:szCs w:val="21"/>
        </w:rPr>
        <w:t>analog sensor input</w:t>
      </w:r>
      <w:r w:rsidRPr="00902569">
        <w:rPr>
          <w:rFonts w:ascii="Apple Braille" w:hAnsi="Apple Braille"/>
          <w:szCs w:val="21"/>
        </w:rPr>
        <w:t xml:space="preserve"> measurement.</w:t>
      </w:r>
    </w:p>
    <w:tbl>
      <w:tblPr>
        <w:tblpPr w:leftFromText="180" w:rightFromText="180" w:vertAnchor="text" w:horzAnchor="page" w:tblpX="2235" w:tblpY="2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046"/>
        <w:gridCol w:w="1046"/>
        <w:gridCol w:w="1046"/>
        <w:gridCol w:w="1046"/>
      </w:tblGrid>
      <w:tr w:rsidR="004460D2" w:rsidRPr="003063F1" w14:paraId="62E483C9" w14:textId="77777777" w:rsidTr="00126B18">
        <w:tc>
          <w:tcPr>
            <w:tcW w:w="2410" w:type="dxa"/>
            <w:shd w:val="clear" w:color="auto" w:fill="D0CECE" w:themeFill="background2" w:themeFillShade="E6"/>
          </w:tcPr>
          <w:p w14:paraId="10EE71B6" w14:textId="77777777" w:rsidR="004460D2" w:rsidRPr="00657197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7197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P</w:t>
            </w:r>
            <w:r w:rsidRPr="00657197">
              <w:rPr>
                <w:rFonts w:ascii="Apple Braille" w:hAnsi="Apple Braille"/>
                <w:b/>
                <w:bCs/>
                <w:sz w:val="18"/>
                <w:szCs w:val="18"/>
              </w:rPr>
              <w:t>arameters</w:t>
            </w:r>
          </w:p>
        </w:tc>
        <w:tc>
          <w:tcPr>
            <w:tcW w:w="1046" w:type="dxa"/>
            <w:shd w:val="clear" w:color="auto" w:fill="D0CECE" w:themeFill="background2" w:themeFillShade="E6"/>
          </w:tcPr>
          <w:p w14:paraId="268D0CE4" w14:textId="77777777" w:rsidR="004460D2" w:rsidRPr="00657197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7197">
              <w:rPr>
                <w:rFonts w:ascii="Apple Braille" w:hAnsi="Apple Braille"/>
                <w:b/>
                <w:bCs/>
                <w:sz w:val="18"/>
                <w:szCs w:val="18"/>
              </w:rPr>
              <w:t>Min</w:t>
            </w:r>
          </w:p>
        </w:tc>
        <w:tc>
          <w:tcPr>
            <w:tcW w:w="1046" w:type="dxa"/>
            <w:shd w:val="clear" w:color="auto" w:fill="D0CECE" w:themeFill="background2" w:themeFillShade="E6"/>
          </w:tcPr>
          <w:p w14:paraId="0C343C08" w14:textId="77777777" w:rsidR="004460D2" w:rsidRPr="00657197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proofErr w:type="spellStart"/>
            <w:r w:rsidRPr="00657197">
              <w:rPr>
                <w:rFonts w:ascii="Apple Braille" w:hAnsi="Apple Braille"/>
                <w:b/>
                <w:bCs/>
                <w:sz w:val="18"/>
                <w:szCs w:val="18"/>
              </w:rPr>
              <w:t>Typ</w:t>
            </w:r>
            <w:proofErr w:type="spellEnd"/>
          </w:p>
        </w:tc>
        <w:tc>
          <w:tcPr>
            <w:tcW w:w="1046" w:type="dxa"/>
            <w:shd w:val="clear" w:color="auto" w:fill="D0CECE" w:themeFill="background2" w:themeFillShade="E6"/>
          </w:tcPr>
          <w:p w14:paraId="4AEFB108" w14:textId="77777777" w:rsidR="004460D2" w:rsidRPr="00657197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7197">
              <w:rPr>
                <w:rFonts w:ascii="Apple Braille" w:hAnsi="Apple Braille"/>
                <w:b/>
                <w:bCs/>
                <w:sz w:val="18"/>
                <w:szCs w:val="18"/>
              </w:rPr>
              <w:t>Max</w:t>
            </w:r>
          </w:p>
        </w:tc>
        <w:tc>
          <w:tcPr>
            <w:tcW w:w="1046" w:type="dxa"/>
            <w:shd w:val="clear" w:color="auto" w:fill="D0CECE" w:themeFill="background2" w:themeFillShade="E6"/>
          </w:tcPr>
          <w:p w14:paraId="68676D99" w14:textId="77777777" w:rsidR="004460D2" w:rsidRPr="00657197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7197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3063F1" w14:paraId="6A6935CA" w14:textId="77777777" w:rsidTr="00126B18">
        <w:tc>
          <w:tcPr>
            <w:tcW w:w="2410" w:type="dxa"/>
          </w:tcPr>
          <w:p w14:paraId="73A0A3D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Resolution</w:t>
            </w:r>
          </w:p>
        </w:tc>
        <w:tc>
          <w:tcPr>
            <w:tcW w:w="1046" w:type="dxa"/>
          </w:tcPr>
          <w:p w14:paraId="74BB3A1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4DAF5D7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12</w:t>
            </w:r>
          </w:p>
        </w:tc>
        <w:tc>
          <w:tcPr>
            <w:tcW w:w="1046" w:type="dxa"/>
          </w:tcPr>
          <w:p w14:paraId="5BA270F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01D52E9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Bits</w:t>
            </w:r>
          </w:p>
        </w:tc>
      </w:tr>
      <w:tr w:rsidR="004460D2" w:rsidRPr="003063F1" w14:paraId="508E7A3B" w14:textId="77777777" w:rsidTr="00126B18">
        <w:tc>
          <w:tcPr>
            <w:tcW w:w="2410" w:type="dxa"/>
          </w:tcPr>
          <w:p w14:paraId="6141658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ENOB</w:t>
            </w:r>
          </w:p>
        </w:tc>
        <w:tc>
          <w:tcPr>
            <w:tcW w:w="1046" w:type="dxa"/>
          </w:tcPr>
          <w:p w14:paraId="24E16A3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76B4052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11</w:t>
            </w:r>
          </w:p>
        </w:tc>
        <w:tc>
          <w:tcPr>
            <w:tcW w:w="1046" w:type="dxa"/>
          </w:tcPr>
          <w:p w14:paraId="7336DF8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1B2AB5D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Bits</w:t>
            </w:r>
          </w:p>
        </w:tc>
      </w:tr>
      <w:tr w:rsidR="004460D2" w:rsidRPr="003063F1" w14:paraId="44EE6ADF" w14:textId="77777777" w:rsidTr="00126B18">
        <w:tc>
          <w:tcPr>
            <w:tcW w:w="2410" w:type="dxa"/>
          </w:tcPr>
          <w:p w14:paraId="04F3F8B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Sampling rate</w:t>
            </w:r>
          </w:p>
        </w:tc>
        <w:tc>
          <w:tcPr>
            <w:tcW w:w="1046" w:type="dxa"/>
          </w:tcPr>
          <w:p w14:paraId="1E99185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72477A4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5.0</w:t>
            </w:r>
          </w:p>
        </w:tc>
        <w:tc>
          <w:tcPr>
            <w:tcW w:w="1046" w:type="dxa"/>
          </w:tcPr>
          <w:p w14:paraId="3B29CF6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4E0585E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Msps</w:t>
            </w:r>
            <w:proofErr w:type="spellEnd"/>
          </w:p>
        </w:tc>
      </w:tr>
      <w:tr w:rsidR="004460D2" w:rsidRPr="003063F1" w14:paraId="627BC1A8" w14:textId="77777777" w:rsidTr="00126B18">
        <w:tc>
          <w:tcPr>
            <w:tcW w:w="2410" w:type="dxa"/>
          </w:tcPr>
          <w:p w14:paraId="0986CE3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Channel</w:t>
            </w:r>
          </w:p>
        </w:tc>
        <w:tc>
          <w:tcPr>
            <w:tcW w:w="1046" w:type="dxa"/>
          </w:tcPr>
          <w:p w14:paraId="13A11E3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2710295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TBD</w:t>
            </w:r>
          </w:p>
        </w:tc>
        <w:tc>
          <w:tcPr>
            <w:tcW w:w="1046" w:type="dxa"/>
          </w:tcPr>
          <w:p w14:paraId="320E21B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6330CED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</w:tr>
      <w:tr w:rsidR="004460D2" w:rsidRPr="003063F1" w14:paraId="20AFBFF4" w14:textId="77777777" w:rsidTr="00126B18">
        <w:tc>
          <w:tcPr>
            <w:tcW w:w="2410" w:type="dxa"/>
          </w:tcPr>
          <w:p w14:paraId="40C122A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AVDD-aux-ADC</w:t>
            </w:r>
          </w:p>
        </w:tc>
        <w:tc>
          <w:tcPr>
            <w:tcW w:w="1046" w:type="dxa"/>
          </w:tcPr>
          <w:p w14:paraId="4C5BF5C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7EEFBBB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3.3</w:t>
            </w:r>
          </w:p>
        </w:tc>
        <w:tc>
          <w:tcPr>
            <w:tcW w:w="1046" w:type="dxa"/>
          </w:tcPr>
          <w:p w14:paraId="4E0123B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1CC3DAD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</w:t>
            </w:r>
          </w:p>
        </w:tc>
      </w:tr>
      <w:tr w:rsidR="004460D2" w:rsidRPr="003063F1" w14:paraId="1C058A82" w14:textId="77777777" w:rsidTr="00126B18">
        <w:tc>
          <w:tcPr>
            <w:tcW w:w="2410" w:type="dxa"/>
          </w:tcPr>
          <w:p w14:paraId="1163B68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DVDD-aux-ADC</w:t>
            </w:r>
          </w:p>
        </w:tc>
        <w:tc>
          <w:tcPr>
            <w:tcW w:w="1046" w:type="dxa"/>
          </w:tcPr>
          <w:p w14:paraId="395F20E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117F1EE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1.1</w:t>
            </w:r>
          </w:p>
        </w:tc>
        <w:tc>
          <w:tcPr>
            <w:tcW w:w="1046" w:type="dxa"/>
          </w:tcPr>
          <w:p w14:paraId="54D178F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031A1E3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</w:t>
            </w:r>
          </w:p>
        </w:tc>
      </w:tr>
      <w:tr w:rsidR="004460D2" w:rsidRPr="003063F1" w14:paraId="01E08A54" w14:textId="77777777" w:rsidTr="00126B18">
        <w:tc>
          <w:tcPr>
            <w:tcW w:w="2410" w:type="dxa"/>
          </w:tcPr>
          <w:p w14:paraId="1B9F5A0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Input voltage range</w:t>
            </w:r>
          </w:p>
        </w:tc>
        <w:tc>
          <w:tcPr>
            <w:tcW w:w="1046" w:type="dxa"/>
          </w:tcPr>
          <w:p w14:paraId="4B4C620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1046" w:type="dxa"/>
          </w:tcPr>
          <w:p w14:paraId="4C5990F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231A44B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3.3</w:t>
            </w:r>
          </w:p>
        </w:tc>
        <w:tc>
          <w:tcPr>
            <w:tcW w:w="1046" w:type="dxa"/>
          </w:tcPr>
          <w:p w14:paraId="41CA1DA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</w:t>
            </w:r>
          </w:p>
        </w:tc>
      </w:tr>
      <w:tr w:rsidR="004460D2" w:rsidRPr="003063F1" w14:paraId="114C51BC" w14:textId="77777777" w:rsidTr="00126B18">
        <w:tc>
          <w:tcPr>
            <w:tcW w:w="2410" w:type="dxa"/>
          </w:tcPr>
          <w:p w14:paraId="1E27794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INL accuracy</w:t>
            </w:r>
          </w:p>
        </w:tc>
        <w:tc>
          <w:tcPr>
            <w:tcW w:w="1046" w:type="dxa"/>
          </w:tcPr>
          <w:p w14:paraId="6B638A0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-2</w:t>
            </w:r>
          </w:p>
        </w:tc>
        <w:tc>
          <w:tcPr>
            <w:tcW w:w="1046" w:type="dxa"/>
          </w:tcPr>
          <w:p w14:paraId="64B42AF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6EE0B3D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+2</w:t>
            </w:r>
          </w:p>
        </w:tc>
        <w:tc>
          <w:tcPr>
            <w:tcW w:w="1046" w:type="dxa"/>
          </w:tcPr>
          <w:p w14:paraId="3D5F6FA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LSB</w:t>
            </w:r>
          </w:p>
        </w:tc>
      </w:tr>
      <w:tr w:rsidR="004460D2" w:rsidRPr="003063F1" w14:paraId="6A31FDF7" w14:textId="77777777" w:rsidTr="00126B18">
        <w:tc>
          <w:tcPr>
            <w:tcW w:w="2410" w:type="dxa"/>
          </w:tcPr>
          <w:p w14:paraId="37E865E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DNL accuracy</w:t>
            </w:r>
          </w:p>
        </w:tc>
        <w:tc>
          <w:tcPr>
            <w:tcW w:w="1046" w:type="dxa"/>
          </w:tcPr>
          <w:p w14:paraId="69990E4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-1</w:t>
            </w:r>
          </w:p>
        </w:tc>
        <w:tc>
          <w:tcPr>
            <w:tcW w:w="1046" w:type="dxa"/>
          </w:tcPr>
          <w:p w14:paraId="2FC593B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49C05F6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+1</w:t>
            </w:r>
          </w:p>
        </w:tc>
        <w:tc>
          <w:tcPr>
            <w:tcW w:w="1046" w:type="dxa"/>
          </w:tcPr>
          <w:p w14:paraId="74187AF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LSB</w:t>
            </w:r>
          </w:p>
        </w:tc>
      </w:tr>
      <w:tr w:rsidR="004460D2" w:rsidRPr="003063F1" w14:paraId="4F3E140D" w14:textId="77777777" w:rsidTr="00126B18">
        <w:tc>
          <w:tcPr>
            <w:tcW w:w="2410" w:type="dxa"/>
          </w:tcPr>
          <w:p w14:paraId="1AE8DB6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Offset</w:t>
            </w:r>
          </w:p>
        </w:tc>
        <w:tc>
          <w:tcPr>
            <w:tcW w:w="1046" w:type="dxa"/>
          </w:tcPr>
          <w:p w14:paraId="7235BCC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-2</w:t>
            </w:r>
          </w:p>
        </w:tc>
        <w:tc>
          <w:tcPr>
            <w:tcW w:w="1046" w:type="dxa"/>
          </w:tcPr>
          <w:p w14:paraId="12973D1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4F1044E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+2</w:t>
            </w:r>
          </w:p>
        </w:tc>
        <w:tc>
          <w:tcPr>
            <w:tcW w:w="1046" w:type="dxa"/>
          </w:tcPr>
          <w:p w14:paraId="3E2FEA5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LSB</w:t>
            </w:r>
          </w:p>
        </w:tc>
      </w:tr>
      <w:tr w:rsidR="004460D2" w:rsidRPr="003063F1" w14:paraId="4BEFF073" w14:textId="77777777" w:rsidTr="00126B18">
        <w:tc>
          <w:tcPr>
            <w:tcW w:w="2410" w:type="dxa"/>
          </w:tcPr>
          <w:p w14:paraId="1B9407A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error</w:t>
            </w:r>
          </w:p>
        </w:tc>
        <w:tc>
          <w:tcPr>
            <w:tcW w:w="1046" w:type="dxa"/>
          </w:tcPr>
          <w:p w14:paraId="18F6256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-1</w:t>
            </w:r>
          </w:p>
        </w:tc>
        <w:tc>
          <w:tcPr>
            <w:tcW w:w="1046" w:type="dxa"/>
          </w:tcPr>
          <w:p w14:paraId="3604A4F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6B38C64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1046" w:type="dxa"/>
          </w:tcPr>
          <w:p w14:paraId="7C1BA75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3063F1" w14:paraId="399AA9D1" w14:textId="77777777" w:rsidTr="00126B18">
        <w:trPr>
          <w:trHeight w:val="98"/>
        </w:trPr>
        <w:tc>
          <w:tcPr>
            <w:tcW w:w="2410" w:type="dxa"/>
          </w:tcPr>
          <w:p w14:paraId="4EE8540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Hardware conversion time</w:t>
            </w:r>
          </w:p>
        </w:tc>
        <w:tc>
          <w:tcPr>
            <w:tcW w:w="1046" w:type="dxa"/>
          </w:tcPr>
          <w:p w14:paraId="41EB773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014A46F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1.0</w:t>
            </w:r>
          </w:p>
        </w:tc>
        <w:tc>
          <w:tcPr>
            <w:tcW w:w="1046" w:type="dxa"/>
          </w:tcPr>
          <w:p w14:paraId="19902E9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4B593D8A" w14:textId="656B58D4" w:rsidR="004460D2" w:rsidRPr="00D73CFD" w:rsidRDefault="00F01D2D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u</w:t>
            </w:r>
            <w:r w:rsidR="004460D2" w:rsidRPr="00D73CFD">
              <w:rPr>
                <w:rFonts w:ascii="Apple Braille" w:hAnsi="Apple Braille"/>
                <w:sz w:val="15"/>
                <w:szCs w:val="15"/>
              </w:rPr>
              <w:t>s</w:t>
            </w:r>
          </w:p>
        </w:tc>
      </w:tr>
    </w:tbl>
    <w:p w14:paraId="7D718E70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087264E3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2795183B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1DCF5904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3696B02B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4DF1208F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1B8CAEA0" w14:textId="77777777" w:rsidR="004460D2" w:rsidRDefault="004460D2" w:rsidP="00906CE5"/>
    <w:p w14:paraId="6222C11C" w14:textId="490881B0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66641760" w14:textId="7A5C69C5" w:rsidR="00941824" w:rsidDel="000D4B99" w:rsidRDefault="00941824" w:rsidP="004460D2">
      <w:pPr>
        <w:pStyle w:val="ae"/>
        <w:ind w:left="425" w:firstLineChars="0" w:firstLine="0"/>
        <w:rPr>
          <w:del w:id="514" w:author="Bai Rong" w:date="2021-05-18T19:54:00Z"/>
          <w:rFonts w:ascii="Apple Braille" w:hAnsi="Apple Braille"/>
          <w:szCs w:val="21"/>
        </w:rPr>
      </w:pPr>
    </w:p>
    <w:p w14:paraId="72E7A93E" w14:textId="465296EA" w:rsidR="00941824" w:rsidDel="000D4B99" w:rsidRDefault="00941824" w:rsidP="004460D2">
      <w:pPr>
        <w:pStyle w:val="ae"/>
        <w:ind w:left="425" w:firstLineChars="0" w:firstLine="0"/>
        <w:rPr>
          <w:del w:id="515" w:author="Bai Rong" w:date="2021-05-18T19:54:00Z"/>
          <w:rFonts w:ascii="Apple Braille" w:hAnsi="Apple Braille"/>
          <w:szCs w:val="21"/>
        </w:rPr>
      </w:pPr>
    </w:p>
    <w:p w14:paraId="4023F2EA" w14:textId="69745BA8" w:rsidR="00941824" w:rsidDel="000D4B99" w:rsidRDefault="00941824" w:rsidP="004460D2">
      <w:pPr>
        <w:pStyle w:val="ae"/>
        <w:ind w:left="425" w:firstLineChars="0" w:firstLine="0"/>
        <w:rPr>
          <w:del w:id="516" w:author="Bai Rong" w:date="2021-05-18T19:54:00Z"/>
          <w:rFonts w:ascii="Apple Braille" w:hAnsi="Apple Braille"/>
          <w:szCs w:val="21"/>
        </w:rPr>
      </w:pPr>
    </w:p>
    <w:p w14:paraId="615E9FB5" w14:textId="2FED3544" w:rsidR="00941824" w:rsidDel="000D4B99" w:rsidRDefault="00941824" w:rsidP="004460D2">
      <w:pPr>
        <w:pStyle w:val="ae"/>
        <w:ind w:left="425" w:firstLineChars="0" w:firstLine="0"/>
        <w:rPr>
          <w:del w:id="517" w:author="Bai Rong" w:date="2021-05-18T19:54:00Z"/>
          <w:rFonts w:ascii="Apple Braille" w:hAnsi="Apple Braille"/>
          <w:szCs w:val="21"/>
        </w:rPr>
      </w:pPr>
    </w:p>
    <w:p w14:paraId="14A2CCAC" w14:textId="05BEA572" w:rsidR="00941824" w:rsidRDefault="00941824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2E78ADE0" w14:textId="72C6F111" w:rsidR="00B11CCF" w:rsidRPr="00F94A3A" w:rsidRDefault="004460D2" w:rsidP="00F94A3A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szCs w:val="21"/>
        </w:rPr>
      </w:pPr>
      <w:bookmarkStart w:id="518" w:name="_Toc44431370"/>
      <w:bookmarkStart w:id="519" w:name="_Toc72260323"/>
      <w:r w:rsidRPr="00595EBD">
        <w:rPr>
          <w:rFonts w:ascii="Apple Braille" w:hAnsi="Apple Braille"/>
          <w:b/>
          <w:bCs/>
          <w:szCs w:val="21"/>
        </w:rPr>
        <w:t xml:space="preserve">Pinout </w:t>
      </w:r>
      <w:r w:rsidRPr="00595EBD">
        <w:rPr>
          <w:rFonts w:ascii="Apple Braille" w:hAnsi="Apple Braille"/>
          <w:b/>
          <w:bCs/>
          <w:szCs w:val="21"/>
        </w:rPr>
        <w:lastRenderedPageBreak/>
        <w:t>Name List:</w:t>
      </w:r>
      <w:bookmarkEnd w:id="518"/>
      <w:bookmarkEnd w:id="519"/>
    </w:p>
    <w:p w14:paraId="064703EA" w14:textId="65FE203F" w:rsidR="00B11CCF" w:rsidRDefault="004460D2" w:rsidP="004460D2">
      <w:pPr>
        <w:ind w:firstLine="360"/>
        <w:rPr>
          <w:rFonts w:ascii="Apple Braille" w:hAnsi="Apple Braille"/>
          <w:noProof/>
          <w:szCs w:val="21"/>
        </w:rPr>
      </w:pPr>
      <w:r w:rsidRPr="007507B3">
        <w:rPr>
          <w:rFonts w:ascii="Apple Braille" w:hAnsi="Apple Braille"/>
          <w:szCs w:val="21"/>
        </w:rPr>
        <w:t>Pin name list with description and ball position:</w:t>
      </w:r>
      <w:r w:rsidRPr="007507B3">
        <w:rPr>
          <w:rFonts w:ascii="Apple Braille" w:hAnsi="Apple Braille"/>
          <w:noProof/>
          <w:szCs w:val="21"/>
        </w:rPr>
        <w:t xml:space="preserve"> </w:t>
      </w:r>
    </w:p>
    <w:tbl>
      <w:tblPr>
        <w:tblStyle w:val="11"/>
        <w:tblW w:w="6737" w:type="dxa"/>
        <w:tblInd w:w="421" w:type="dxa"/>
        <w:tblLook w:val="04A0" w:firstRow="1" w:lastRow="0" w:firstColumn="1" w:lastColumn="0" w:noHBand="0" w:noVBand="1"/>
      </w:tblPr>
      <w:tblGrid>
        <w:gridCol w:w="1666"/>
        <w:gridCol w:w="1331"/>
        <w:gridCol w:w="844"/>
        <w:gridCol w:w="7"/>
        <w:gridCol w:w="770"/>
        <w:gridCol w:w="7"/>
        <w:gridCol w:w="2105"/>
        <w:gridCol w:w="7"/>
      </w:tblGrid>
      <w:tr w:rsidR="0056320E" w:rsidRPr="006F7CBE" w14:paraId="2AAB7C5C" w14:textId="77777777" w:rsidTr="0056320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D0CECE" w:themeFill="background2" w:themeFillShade="E6"/>
            <w:vAlign w:val="center"/>
          </w:tcPr>
          <w:p w14:paraId="6EFCA809" w14:textId="77777777" w:rsidR="0056320E" w:rsidRPr="006F7CBE" w:rsidRDefault="0056320E" w:rsidP="00610B46">
            <w:pPr>
              <w:jc w:val="center"/>
              <w:rPr>
                <w:rFonts w:ascii="Apple Braille" w:hAnsi="Apple Braille"/>
                <w:noProof/>
                <w:szCs w:val="21"/>
              </w:rPr>
            </w:pPr>
            <w:r w:rsidRPr="006F7CBE">
              <w:rPr>
                <w:rFonts w:ascii="Apple Braille" w:eastAsia="等线" w:hAnsi="Apple Braille" w:cs="Arial"/>
                <w:color w:val="000000" w:themeColor="dark1"/>
                <w:kern w:val="24"/>
                <w:szCs w:val="21"/>
              </w:rPr>
              <w:t>Function</w:t>
            </w:r>
          </w:p>
        </w:tc>
        <w:tc>
          <w:tcPr>
            <w:tcW w:w="1331" w:type="dxa"/>
            <w:shd w:val="clear" w:color="auto" w:fill="D0CECE" w:themeFill="background2" w:themeFillShade="E6"/>
            <w:vAlign w:val="center"/>
          </w:tcPr>
          <w:p w14:paraId="6DC748E5" w14:textId="77777777" w:rsidR="0056320E" w:rsidRPr="006F7CBE" w:rsidRDefault="0056320E" w:rsidP="00610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Cs w:val="21"/>
              </w:rPr>
            </w:pPr>
            <w:r w:rsidRPr="006F7CBE">
              <w:rPr>
                <w:rFonts w:ascii="Apple Braille" w:eastAsia="等线" w:hAnsi="Apple Braille" w:cs="Arial"/>
                <w:color w:val="000000" w:themeColor="dark1"/>
                <w:kern w:val="24"/>
                <w:szCs w:val="21"/>
              </w:rPr>
              <w:t>Pin name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6689DB1" w14:textId="77777777" w:rsidR="0056320E" w:rsidRPr="006F7CBE" w:rsidRDefault="0056320E" w:rsidP="00610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b w:val="0"/>
                <w:bCs w:val="0"/>
                <w:noProof/>
                <w:szCs w:val="21"/>
              </w:rPr>
            </w:pPr>
            <w:r w:rsidRPr="008F1829">
              <w:rPr>
                <w:rFonts w:ascii="Apple Braille" w:eastAsia="等线" w:hAnsi="Apple Braille" w:cs="Arial" w:hint="eastAsia"/>
                <w:color w:val="000000" w:themeColor="dark1"/>
                <w:kern w:val="24"/>
                <w:szCs w:val="21"/>
              </w:rPr>
              <w:t>6</w:t>
            </w:r>
            <w:r w:rsidRPr="008F1829">
              <w:rPr>
                <w:rFonts w:ascii="Apple Braille" w:eastAsia="等线" w:hAnsi="Apple Braille" w:cs="Arial"/>
                <w:color w:val="000000" w:themeColor="dark1"/>
                <w:kern w:val="24"/>
                <w:szCs w:val="21"/>
              </w:rPr>
              <w:t>3 Ball BGA</w:t>
            </w:r>
          </w:p>
        </w:tc>
        <w:tc>
          <w:tcPr>
            <w:tcW w:w="777" w:type="dxa"/>
            <w:gridSpan w:val="2"/>
            <w:shd w:val="clear" w:color="auto" w:fill="D0CECE" w:themeFill="background2" w:themeFillShade="E6"/>
            <w:vAlign w:val="center"/>
          </w:tcPr>
          <w:p w14:paraId="76763237" w14:textId="77777777" w:rsidR="0056320E" w:rsidRPr="006F7CBE" w:rsidRDefault="0056320E" w:rsidP="00610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Cs w:val="21"/>
              </w:rPr>
            </w:pPr>
            <w:r w:rsidRPr="006F7CBE">
              <w:rPr>
                <w:rFonts w:ascii="Apple Braille" w:eastAsia="等线" w:hAnsi="Apple Braille" w:cs="Arial"/>
                <w:color w:val="000000" w:themeColor="dark1"/>
                <w:kern w:val="24"/>
                <w:szCs w:val="21"/>
              </w:rPr>
              <w:t>Type</w:t>
            </w:r>
          </w:p>
        </w:tc>
        <w:tc>
          <w:tcPr>
            <w:tcW w:w="2112" w:type="dxa"/>
            <w:gridSpan w:val="2"/>
            <w:shd w:val="clear" w:color="auto" w:fill="D0CECE" w:themeFill="background2" w:themeFillShade="E6"/>
            <w:vAlign w:val="center"/>
          </w:tcPr>
          <w:p w14:paraId="2F715A8C" w14:textId="77777777" w:rsidR="0056320E" w:rsidRPr="006F7CBE" w:rsidRDefault="0056320E" w:rsidP="00610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Cs w:val="21"/>
              </w:rPr>
            </w:pPr>
            <w:r w:rsidRPr="006F7CBE">
              <w:rPr>
                <w:rFonts w:ascii="Apple Braille" w:eastAsia="等线" w:hAnsi="Apple Braille" w:cs="Arial"/>
                <w:color w:val="000000" w:themeColor="dark1"/>
                <w:kern w:val="24"/>
                <w:szCs w:val="21"/>
              </w:rPr>
              <w:t>Description</w:t>
            </w:r>
          </w:p>
        </w:tc>
      </w:tr>
      <w:tr w:rsidR="0056320E" w:rsidRPr="002B2BC2" w14:paraId="56A03FB3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 w:val="restart"/>
            <w:vAlign w:val="center"/>
          </w:tcPr>
          <w:p w14:paraId="0FCEA48D" w14:textId="77777777" w:rsidR="0056320E" w:rsidRPr="002B2BC2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proofErr w:type="spellStart"/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Xtal</w:t>
            </w:r>
            <w:proofErr w:type="spellEnd"/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 Os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ci</w:t>
            </w: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llator</w:t>
            </w:r>
          </w:p>
        </w:tc>
        <w:tc>
          <w:tcPr>
            <w:tcW w:w="1331" w:type="dxa"/>
            <w:vAlign w:val="center"/>
          </w:tcPr>
          <w:p w14:paraId="058B6182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XI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EBB32E9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bottom"/>
          </w:tcPr>
          <w:p w14:paraId="4E9D0BA1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79D40A68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24MHz crystal port</w:t>
            </w:r>
          </w:p>
        </w:tc>
      </w:tr>
      <w:tr w:rsidR="0056320E" w:rsidRPr="002B2BC2" w14:paraId="69D39C9D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CB8A30C" w14:textId="77777777" w:rsidR="0056320E" w:rsidRPr="002B2BC2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253E837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XO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E77AED9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bottom"/>
          </w:tcPr>
          <w:p w14:paraId="707B7366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4B071594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24MHz crystal port</w:t>
            </w:r>
          </w:p>
        </w:tc>
      </w:tr>
      <w:tr w:rsidR="0056320E" w:rsidRPr="009364B6" w14:paraId="16AC7AAB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 w:val="restart"/>
            <w:vAlign w:val="center"/>
          </w:tcPr>
          <w:p w14:paraId="762C28AB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r w:rsidRPr="00D73CFD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PMU</w:t>
            </w:r>
          </w:p>
        </w:tc>
        <w:tc>
          <w:tcPr>
            <w:tcW w:w="1331" w:type="dxa"/>
            <w:vAlign w:val="center"/>
          </w:tcPr>
          <w:p w14:paraId="17212F1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DD</w:t>
            </w: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_IP33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353971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/>
                <w:noProof/>
                <w:sz w:val="15"/>
                <w:szCs w:val="15"/>
              </w:rPr>
              <w:t>D3</w:t>
            </w:r>
          </w:p>
        </w:tc>
        <w:tc>
          <w:tcPr>
            <w:tcW w:w="777" w:type="dxa"/>
            <w:gridSpan w:val="2"/>
            <w:vAlign w:val="bottom"/>
          </w:tcPr>
          <w:p w14:paraId="68D7795C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D57A6F3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3.3V for analog block</w:t>
            </w:r>
          </w:p>
        </w:tc>
      </w:tr>
      <w:tr w:rsidR="0056320E" w:rsidRPr="009364B6" w14:paraId="0E04FEF0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1EAA30C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17DF4A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DD</w:t>
            </w: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_IO33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A1A58B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bottom"/>
          </w:tcPr>
          <w:p w14:paraId="7FC9750F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6E9CBCD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3.3V for IO</w:t>
            </w:r>
          </w:p>
        </w:tc>
      </w:tr>
      <w:tr w:rsidR="0056320E" w:rsidRPr="009364B6" w14:paraId="255CCCDC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0B502A5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B335C64" w14:textId="28C6FF26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CODEC_</w:t>
            </w: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VDD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169AF6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5E7ACBB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7E55E3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3.3V for Codec</w:t>
            </w:r>
          </w:p>
        </w:tc>
      </w:tr>
      <w:tr w:rsidR="0056320E" w:rsidRPr="009364B6" w14:paraId="35BE1A72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42BDC13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1A6C20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8F1829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AVDPWR_RAR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E2E084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bottom"/>
          </w:tcPr>
          <w:p w14:paraId="4701289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27F3918" w14:textId="2AC9890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External power supply</w:t>
            </w:r>
          </w:p>
        </w:tc>
      </w:tr>
      <w:tr w:rsidR="0056320E" w:rsidRPr="009364B6" w14:paraId="4F8757BE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9096140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7E4CC49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8F1829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AVDPWR_ESR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BE9E9DF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G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bottom"/>
          </w:tcPr>
          <w:p w14:paraId="77BDDBC3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49A4BA2E" w14:textId="0F99AEC0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External power supply</w:t>
            </w:r>
          </w:p>
        </w:tc>
      </w:tr>
      <w:tr w:rsidR="0056320E" w:rsidRPr="009364B6" w14:paraId="23462498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63DF67B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2259A15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OPM_VOUT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0BA6903D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0FF82A90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3E8584D8" w14:textId="2758FFF6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Protection 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LDO </w:t>
            </w: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out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put</w:t>
            </w:r>
          </w:p>
        </w:tc>
      </w:tr>
      <w:tr w:rsidR="0056320E" w:rsidRPr="009364B6" w14:paraId="018F9DD0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4F691B1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2400F2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B66F61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VDD_CORE11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71B9D31" w14:textId="1C60460E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2,F7</w:t>
            </w:r>
          </w:p>
        </w:tc>
        <w:tc>
          <w:tcPr>
            <w:tcW w:w="777" w:type="dxa"/>
            <w:gridSpan w:val="2"/>
            <w:vAlign w:val="bottom"/>
          </w:tcPr>
          <w:p w14:paraId="196A12C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55F3C0E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1.1V for digital core</w:t>
            </w:r>
          </w:p>
        </w:tc>
      </w:tr>
      <w:tr w:rsidR="0056320E" w:rsidRPr="009364B6" w14:paraId="2C77D008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DA5D4EE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DE69A4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B66F61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ESR_LX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8AA3C0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15CE5AD3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87F088D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DCDC2 switch pin</w:t>
            </w:r>
          </w:p>
        </w:tc>
      </w:tr>
      <w:tr w:rsidR="0056320E" w:rsidRPr="009364B6" w14:paraId="0B90A0A5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B748F56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1AB943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B66F61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VSENSE_ESR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00FA6F0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5</w:t>
            </w:r>
          </w:p>
        </w:tc>
        <w:tc>
          <w:tcPr>
            <w:tcW w:w="777" w:type="dxa"/>
            <w:gridSpan w:val="2"/>
            <w:vAlign w:val="bottom"/>
          </w:tcPr>
          <w:p w14:paraId="228288A9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4C16D7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DCDC2 sense pin</w:t>
            </w:r>
          </w:p>
        </w:tc>
      </w:tr>
      <w:tr w:rsidR="0056320E" w:rsidRPr="009364B6" w14:paraId="241633E5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466F9D31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42EE2852" w14:textId="346C37B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B66F61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RAR_LX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648F94E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</w:t>
            </w:r>
          </w:p>
        </w:tc>
        <w:tc>
          <w:tcPr>
            <w:tcW w:w="777" w:type="dxa"/>
            <w:gridSpan w:val="2"/>
            <w:vAlign w:val="bottom"/>
          </w:tcPr>
          <w:p w14:paraId="18911C2D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1F2A0F9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DCDC1 switch pin</w:t>
            </w:r>
          </w:p>
        </w:tc>
      </w:tr>
      <w:tr w:rsidR="0056320E" w:rsidRPr="009364B6" w14:paraId="4BE6EFE2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2D19DF4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EA5513D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B66F61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VSENSE-RAR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010166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bottom"/>
          </w:tcPr>
          <w:p w14:paraId="6438E0A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750E97E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DCDC1 sense pin</w:t>
            </w:r>
          </w:p>
        </w:tc>
      </w:tr>
      <w:tr w:rsidR="0056320E" w:rsidRPr="009364B6" w14:paraId="030ADFAE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58D7EF3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04C25EA" w14:textId="04C5F1DB" w:rsidR="0056320E" w:rsidRPr="009364B6" w:rsidRDefault="00BB169A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NC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773D99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F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bottom"/>
          </w:tcPr>
          <w:p w14:paraId="326FED3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AEB6192" w14:textId="6E872B1C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</w:p>
        </w:tc>
      </w:tr>
      <w:tr w:rsidR="0056320E" w:rsidRPr="009364B6" w14:paraId="33F009FC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333CE2E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579AED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VREG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3126F080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D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3DE53DF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E86C995" w14:textId="7F41FDF2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Audio supply</w:t>
            </w:r>
          </w:p>
        </w:tc>
      </w:tr>
      <w:tr w:rsidR="0056320E" w:rsidRPr="009364B6" w14:paraId="0DE066D1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ABBCC82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1A16767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VCAP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D43845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42384EC7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532EDFB" w14:textId="21B81A50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Audio biasing </w:t>
            </w:r>
            <w:proofErr w:type="spellStart"/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decap</w:t>
            </w:r>
            <w:proofErr w:type="spellEnd"/>
          </w:p>
        </w:tc>
      </w:tr>
      <w:tr w:rsidR="0056320E" w:rsidRPr="009364B6" w14:paraId="767BDB0C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2578C2AB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4D0E53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GPIO0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85B3A8F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bottom"/>
          </w:tcPr>
          <w:p w14:paraId="5EE27775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I/O</w:t>
            </w:r>
          </w:p>
        </w:tc>
        <w:tc>
          <w:tcPr>
            <w:tcW w:w="2112" w:type="dxa"/>
            <w:gridSpan w:val="2"/>
            <w:vAlign w:val="bottom"/>
          </w:tcPr>
          <w:p w14:paraId="310DB8EB" w14:textId="2ED62A08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I2S1_clk</w:t>
            </w:r>
          </w:p>
        </w:tc>
      </w:tr>
      <w:tr w:rsidR="0056320E" w:rsidRPr="009364B6" w14:paraId="6DE59146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88F46BC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7B99590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199D6F0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55D76EE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I/O</w:t>
            </w:r>
          </w:p>
        </w:tc>
        <w:tc>
          <w:tcPr>
            <w:tcW w:w="2112" w:type="dxa"/>
            <w:gridSpan w:val="2"/>
            <w:vAlign w:val="bottom"/>
          </w:tcPr>
          <w:p w14:paraId="44C5A8B2" w14:textId="3DECEA4B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I</w:t>
            </w:r>
            <w:r w:rsidRPr="009364B6"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2s1_ws</w:t>
            </w:r>
          </w:p>
        </w:tc>
      </w:tr>
      <w:tr w:rsidR="0056320E" w:rsidRPr="009364B6" w14:paraId="3FE8EE0D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B0317C1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0B2FB30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4139178F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46499A2C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I/O</w:t>
            </w:r>
          </w:p>
        </w:tc>
        <w:tc>
          <w:tcPr>
            <w:tcW w:w="2112" w:type="dxa"/>
            <w:gridSpan w:val="2"/>
            <w:vAlign w:val="bottom"/>
          </w:tcPr>
          <w:p w14:paraId="10AC5FEE" w14:textId="22202843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I</w:t>
            </w:r>
            <w:r w:rsidRPr="009364B6"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2s1_sdi</w:t>
            </w:r>
          </w:p>
        </w:tc>
      </w:tr>
      <w:tr w:rsidR="0056320E" w:rsidRPr="009364B6" w14:paraId="09B8BA6C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601323A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6F0BC2D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GPIO3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DE7BC3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5</w:t>
            </w:r>
          </w:p>
        </w:tc>
        <w:tc>
          <w:tcPr>
            <w:tcW w:w="777" w:type="dxa"/>
            <w:gridSpan w:val="2"/>
            <w:vAlign w:val="bottom"/>
          </w:tcPr>
          <w:p w14:paraId="5E2C2FF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I/O</w:t>
            </w:r>
          </w:p>
        </w:tc>
        <w:tc>
          <w:tcPr>
            <w:tcW w:w="2112" w:type="dxa"/>
            <w:gridSpan w:val="2"/>
            <w:vAlign w:val="bottom"/>
          </w:tcPr>
          <w:p w14:paraId="60391A74" w14:textId="46B56968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I</w:t>
            </w:r>
            <w:r w:rsidRPr="009364B6"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2s1_sdo</w:t>
            </w:r>
          </w:p>
        </w:tc>
      </w:tr>
      <w:tr w:rsidR="0056320E" w:rsidRPr="009364B6" w14:paraId="6102A892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042E8C2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35442CC" w14:textId="3FEDE377" w:rsidR="0056320E" w:rsidRPr="009364B6" w:rsidRDefault="00ED24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</w:t>
            </w: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9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2BFD09F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/>
                <w:noProof/>
                <w:sz w:val="15"/>
                <w:szCs w:val="15"/>
              </w:rPr>
              <w:t>B8</w:t>
            </w:r>
          </w:p>
        </w:tc>
        <w:tc>
          <w:tcPr>
            <w:tcW w:w="777" w:type="dxa"/>
            <w:gridSpan w:val="2"/>
            <w:vAlign w:val="bottom"/>
          </w:tcPr>
          <w:p w14:paraId="25748327" w14:textId="289C3E34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01D84604" w14:textId="400EC6C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</w:tr>
      <w:tr w:rsidR="0056320E" w:rsidRPr="009364B6" w14:paraId="26C3FCC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3E09CDD2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929C789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DMIC_IN2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8078C07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5493F19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4AA7E9DF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DMIC3/4 input</w:t>
            </w:r>
          </w:p>
        </w:tc>
      </w:tr>
      <w:tr w:rsidR="0056320E" w:rsidRPr="009364B6" w14:paraId="02AA87FD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47C66126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089C161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DMIC_IN3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3E91C80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bottom"/>
          </w:tcPr>
          <w:p w14:paraId="79B3AB27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7CB9E59C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DMIC5/6 input</w:t>
            </w:r>
          </w:p>
        </w:tc>
      </w:tr>
      <w:tr w:rsidR="0056320E" w:rsidRPr="009364B6" w14:paraId="6B10EE2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32FA131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C063B1B" w14:textId="11EC8574" w:rsidR="0056320E" w:rsidRPr="00906CE5" w:rsidRDefault="00ED2465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</w:t>
            </w:r>
            <w:r w:rsidRPr="00906CE5"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8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0EFCD589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 w:rsidRPr="00906CE5">
              <w:rPr>
                <w:rFonts w:ascii="Apple Braille" w:hAnsi="Apple Braille"/>
                <w:noProof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1498A3E4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</w:t>
            </w:r>
          </w:p>
        </w:tc>
        <w:tc>
          <w:tcPr>
            <w:tcW w:w="2112" w:type="dxa"/>
            <w:gridSpan w:val="2"/>
            <w:vAlign w:val="bottom"/>
          </w:tcPr>
          <w:p w14:paraId="3ED4215E" w14:textId="5BD881BF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del w:id="520" w:author="Bai Rong" w:date="2021-05-18T19:44:00Z">
              <w:r w:rsidRPr="00906CE5" w:rsidDel="00D47ADE">
                <w:rPr>
                  <w:rFonts w:ascii="Apple Braille" w:eastAsia="等线" w:hAnsi="Apple Braille" w:cs="Arial"/>
                  <w:color w:val="000000" w:themeColor="dark1"/>
                  <w:kern w:val="24"/>
                  <w:sz w:val="15"/>
                  <w:szCs w:val="15"/>
                </w:rPr>
                <w:delText>)</w:delText>
              </w:r>
            </w:del>
          </w:p>
        </w:tc>
      </w:tr>
      <w:tr w:rsidR="0056320E" w:rsidRPr="009364B6" w14:paraId="20BD05B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38E7584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B3F06EC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DMIC_CLK21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539DDEE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 w:rsidRPr="00906CE5">
              <w:rPr>
                <w:rFonts w:ascii="Apple Braille" w:hAnsi="Apple Braille"/>
                <w:noProof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bottom"/>
          </w:tcPr>
          <w:p w14:paraId="4803F623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</w:t>
            </w:r>
          </w:p>
        </w:tc>
        <w:tc>
          <w:tcPr>
            <w:tcW w:w="2112" w:type="dxa"/>
            <w:gridSpan w:val="2"/>
            <w:vAlign w:val="bottom"/>
          </w:tcPr>
          <w:p w14:paraId="5B066E29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DMIC3/4 clock</w:t>
            </w:r>
          </w:p>
        </w:tc>
      </w:tr>
      <w:tr w:rsidR="0056320E" w:rsidRPr="009364B6" w14:paraId="61DC9A5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E92249D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79365AB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DMIC_CLK31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72EB8F1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 w:rsidRPr="00906CE5">
              <w:rPr>
                <w:rFonts w:ascii="Apple Braille" w:hAnsi="Apple Braille"/>
                <w:noProof/>
                <w:sz w:val="15"/>
                <w:szCs w:val="15"/>
              </w:rPr>
              <w:t>5</w:t>
            </w:r>
          </w:p>
        </w:tc>
        <w:tc>
          <w:tcPr>
            <w:tcW w:w="777" w:type="dxa"/>
            <w:gridSpan w:val="2"/>
            <w:vAlign w:val="bottom"/>
          </w:tcPr>
          <w:p w14:paraId="3679EAD1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</w:t>
            </w:r>
          </w:p>
        </w:tc>
        <w:tc>
          <w:tcPr>
            <w:tcW w:w="2112" w:type="dxa"/>
            <w:gridSpan w:val="2"/>
            <w:vAlign w:val="bottom"/>
          </w:tcPr>
          <w:p w14:paraId="7E3211AA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DMIC5/6 clock</w:t>
            </w:r>
          </w:p>
        </w:tc>
      </w:tr>
      <w:tr w:rsidR="0056320E" w:rsidRPr="009364B6" w14:paraId="125B0ED0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71B12D7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4AEA44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RST_N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02491BE" w14:textId="44EE1274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75F81DD5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4A9D5F3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Chip reset</w:t>
            </w:r>
          </w:p>
        </w:tc>
      </w:tr>
      <w:tr w:rsidR="0056320E" w:rsidRPr="009364B6" w14:paraId="3EEF5399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4A53F3C4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1BB7482" w14:textId="32BBB155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GPIOAO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86D815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5</w:t>
            </w:r>
          </w:p>
        </w:tc>
        <w:tc>
          <w:tcPr>
            <w:tcW w:w="777" w:type="dxa"/>
            <w:gridSpan w:val="2"/>
            <w:vAlign w:val="bottom"/>
          </w:tcPr>
          <w:p w14:paraId="3C081497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1D0AB5D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Always-on wake up</w:t>
            </w:r>
          </w:p>
        </w:tc>
      </w:tr>
      <w:tr w:rsidR="0056320E" w:rsidRPr="009364B6" w14:paraId="4B9178B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E66E188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4BE70D2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UART_TXD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438209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48468955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</w:t>
            </w:r>
          </w:p>
        </w:tc>
        <w:tc>
          <w:tcPr>
            <w:tcW w:w="2112" w:type="dxa"/>
            <w:gridSpan w:val="2"/>
            <w:vAlign w:val="bottom"/>
          </w:tcPr>
          <w:p w14:paraId="550F6B3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UART TX data</w:t>
            </w:r>
          </w:p>
        </w:tc>
      </w:tr>
      <w:tr w:rsidR="0056320E" w:rsidRPr="009364B6" w14:paraId="402C834B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26D207B6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27EA02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UART_RXD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DAF17F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bottom"/>
          </w:tcPr>
          <w:p w14:paraId="4137DD30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172D4E9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UART RX data</w:t>
            </w:r>
          </w:p>
        </w:tc>
      </w:tr>
      <w:tr w:rsidR="0056320E" w:rsidRPr="009364B6" w14:paraId="6AC6544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06B5B3EF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3C48995" w14:textId="551B02C0" w:rsidR="0056320E" w:rsidRPr="00906A3E" w:rsidRDefault="00F94A3A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DFU_N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D1D41D8" w14:textId="77777777" w:rsidR="0056320E" w:rsidRPr="00906A3E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A3E"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 w:rsidRPr="00906A3E"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center"/>
          </w:tcPr>
          <w:p w14:paraId="1673E771" w14:textId="349AC8D6" w:rsidR="0056320E" w:rsidRPr="00906A3E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A3E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7782AA25" w14:textId="3117959B" w:rsidR="0056320E" w:rsidRPr="00906A3E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A3E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Firmware update enable</w:t>
            </w:r>
          </w:p>
        </w:tc>
      </w:tr>
      <w:tr w:rsidR="0056320E" w:rsidRPr="009364B6" w14:paraId="2F10C270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5302755B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05CF98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GPIO10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6F0B6CD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</w:t>
            </w:r>
          </w:p>
        </w:tc>
        <w:tc>
          <w:tcPr>
            <w:tcW w:w="777" w:type="dxa"/>
            <w:gridSpan w:val="2"/>
            <w:vAlign w:val="center"/>
          </w:tcPr>
          <w:p w14:paraId="6BA1B554" w14:textId="54D513D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35B65612" w14:textId="1E39E24B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I2C_CLK</w:t>
            </w:r>
          </w:p>
        </w:tc>
      </w:tr>
      <w:tr w:rsidR="0056320E" w:rsidRPr="009364B6" w14:paraId="09C71C98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31000A9F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9A4379F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247D61C7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</w:t>
            </w:r>
          </w:p>
        </w:tc>
        <w:tc>
          <w:tcPr>
            <w:tcW w:w="777" w:type="dxa"/>
            <w:gridSpan w:val="2"/>
            <w:vAlign w:val="center"/>
          </w:tcPr>
          <w:p w14:paraId="791CD8B8" w14:textId="0D671366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62B30B58" w14:textId="2DAB1763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I2C_SDA</w:t>
            </w:r>
          </w:p>
        </w:tc>
      </w:tr>
      <w:tr w:rsidR="0056320E" w:rsidRPr="009364B6" w14:paraId="09ABDAD5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36A09CBB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4AA97D89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F9BE21B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</w:t>
            </w:r>
          </w:p>
        </w:tc>
        <w:tc>
          <w:tcPr>
            <w:tcW w:w="777" w:type="dxa"/>
            <w:gridSpan w:val="2"/>
            <w:vAlign w:val="center"/>
          </w:tcPr>
          <w:p w14:paraId="4A3E1FF1" w14:textId="465FDFEF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4C5C3D63" w14:textId="17ACF70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I2S</w:t>
            </w:r>
            <w:r w:rsidR="00941824">
              <w:rPr>
                <w:rFonts w:ascii="Apple Braille" w:hAnsi="Apple Braille" w:hint="eastAsia"/>
                <w:noProof/>
                <w:sz w:val="15"/>
                <w:szCs w:val="15"/>
              </w:rPr>
              <w:t>2</w:t>
            </w: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_CLK</w:t>
            </w:r>
          </w:p>
        </w:tc>
      </w:tr>
      <w:tr w:rsidR="0056320E" w:rsidRPr="009364B6" w14:paraId="59249902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20F6C50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5F107AA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GPIO13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2D91E7D8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center"/>
          </w:tcPr>
          <w:p w14:paraId="51780257" w14:textId="671EB049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03FE9847" w14:textId="618D74A6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I2S</w:t>
            </w:r>
            <w:r w:rsidR="00941824">
              <w:rPr>
                <w:rFonts w:ascii="Apple Braille" w:hAnsi="Apple Braille" w:hint="eastAsia"/>
                <w:noProof/>
                <w:sz w:val="15"/>
                <w:szCs w:val="15"/>
              </w:rPr>
              <w:t>2</w:t>
            </w: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_WS</w:t>
            </w:r>
          </w:p>
        </w:tc>
      </w:tr>
      <w:tr w:rsidR="0056320E" w:rsidRPr="009364B6" w14:paraId="463FC04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6C0ECAEC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E8BC0D7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GPIO14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DA246D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</w:t>
            </w:r>
          </w:p>
        </w:tc>
        <w:tc>
          <w:tcPr>
            <w:tcW w:w="777" w:type="dxa"/>
            <w:gridSpan w:val="2"/>
            <w:vAlign w:val="center"/>
          </w:tcPr>
          <w:p w14:paraId="5585A79C" w14:textId="1F5DBFE8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037BFA58" w14:textId="0AC0EB7C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I2S</w:t>
            </w:r>
            <w:r w:rsidR="00941824">
              <w:rPr>
                <w:rFonts w:ascii="Apple Braille" w:hAnsi="Apple Braille" w:hint="eastAsia"/>
                <w:noProof/>
                <w:sz w:val="15"/>
                <w:szCs w:val="15"/>
              </w:rPr>
              <w:t>2</w:t>
            </w: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_SDI</w:t>
            </w:r>
          </w:p>
        </w:tc>
      </w:tr>
      <w:tr w:rsidR="0056320E" w:rsidRPr="009364B6" w14:paraId="49412D39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67AAC511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D5709D3" w14:textId="12AFB18B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GPIO15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2804593" w14:textId="5FFDD228" w:rsidR="0056320E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center"/>
          </w:tcPr>
          <w:p w14:paraId="5DF9D192" w14:textId="6A97E385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53E9BE95" w14:textId="2616AC18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I2S</w:t>
            </w:r>
            <w:r w:rsidR="00941824">
              <w:rPr>
                <w:rFonts w:ascii="Apple Braille" w:hAnsi="Apple Braille" w:hint="eastAsia"/>
                <w:noProof/>
                <w:sz w:val="15"/>
                <w:szCs w:val="15"/>
              </w:rPr>
              <w:t>2</w:t>
            </w: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_SDO</w:t>
            </w:r>
          </w:p>
        </w:tc>
      </w:tr>
      <w:tr w:rsidR="0056320E" w:rsidRPr="009364B6" w14:paraId="450C0F8E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16C17556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6BF2788" w14:textId="70D3294E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TEST-EN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4B24B45" w14:textId="190B7562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/>
                <w:noProof/>
                <w:sz w:val="15"/>
                <w:szCs w:val="15"/>
              </w:rPr>
              <w:t>C6</w:t>
            </w:r>
          </w:p>
        </w:tc>
        <w:tc>
          <w:tcPr>
            <w:tcW w:w="777" w:type="dxa"/>
            <w:gridSpan w:val="2"/>
            <w:vAlign w:val="center"/>
          </w:tcPr>
          <w:p w14:paraId="76FE8CF9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2112" w:type="dxa"/>
            <w:gridSpan w:val="2"/>
            <w:vAlign w:val="center"/>
          </w:tcPr>
          <w:p w14:paraId="1E7336DA" w14:textId="0985125F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Test mode enable</w:t>
            </w:r>
          </w:p>
        </w:tc>
      </w:tr>
      <w:tr w:rsidR="0056320E" w:rsidRPr="009364B6" w14:paraId="02F40B83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 w:val="restart"/>
            <w:vAlign w:val="center"/>
          </w:tcPr>
          <w:p w14:paraId="7ABD8390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r w:rsidRPr="00D73CFD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Audio </w:t>
            </w:r>
            <w:r w:rsidRPr="00D73CFD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br/>
            </w:r>
            <w:r w:rsidRPr="00D73CFD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lastRenderedPageBreak/>
              <w:t>Interface</w:t>
            </w:r>
          </w:p>
        </w:tc>
        <w:tc>
          <w:tcPr>
            <w:tcW w:w="1331" w:type="dxa"/>
            <w:vAlign w:val="center"/>
          </w:tcPr>
          <w:p w14:paraId="536D285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lastRenderedPageBreak/>
              <w:t>AIP1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39DABFA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32DB768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85FEC2C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MIC1 input P port</w:t>
            </w:r>
          </w:p>
        </w:tc>
      </w:tr>
      <w:tr w:rsidR="0056320E" w:rsidRPr="009364B6" w14:paraId="4105AE4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76A448E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72D4DC9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AIN1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BAEC654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5AFB7E93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7D33A31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MIC1 input N port</w:t>
            </w:r>
          </w:p>
        </w:tc>
      </w:tr>
      <w:tr w:rsidR="0056320E" w:rsidRPr="009364B6" w14:paraId="2650A3B1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1FCE2A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D8F9488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AIP2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47741C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3E224C2D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44D123A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MIC2 input N port</w:t>
            </w:r>
          </w:p>
        </w:tc>
      </w:tr>
      <w:tr w:rsidR="0056320E" w:rsidRPr="009364B6" w14:paraId="2CC38CAA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EA48CB9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9B783BB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AIN2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DB7A2FD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68F4A8B0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CF84D8B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MIC2 input P port</w:t>
            </w:r>
          </w:p>
        </w:tc>
      </w:tr>
      <w:tr w:rsidR="0056320E" w:rsidRPr="009364B6" w14:paraId="641A62B9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4F80DF4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B3C2C53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MICBIAS1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278068C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619FFD0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51B9E887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proofErr w:type="spellStart"/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Micbias</w:t>
            </w:r>
            <w:proofErr w:type="spellEnd"/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 1</w:t>
            </w:r>
          </w:p>
        </w:tc>
      </w:tr>
      <w:tr w:rsidR="0056320E" w:rsidRPr="009364B6" w14:paraId="348A3A06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34A51AF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52C97CB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MICBIAS2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377AAFFD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78BE4CE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379A465D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proofErr w:type="spellStart"/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Micbias</w:t>
            </w:r>
            <w:proofErr w:type="spellEnd"/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 2</w:t>
            </w:r>
          </w:p>
        </w:tc>
      </w:tr>
      <w:tr w:rsidR="0056320E" w:rsidRPr="009364B6" w14:paraId="2266BB26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35E0C2A9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A98960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AOHPLP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39A80422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7DB35122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633C7BD0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Left DAC P port</w:t>
            </w:r>
          </w:p>
        </w:tc>
      </w:tr>
      <w:tr w:rsidR="0056320E" w:rsidRPr="009364B6" w14:paraId="6251F7D3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A265973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C4276E8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AOHPLN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45AEBEFF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5BE22203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D3FC414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Left DAC N port</w:t>
            </w:r>
          </w:p>
        </w:tc>
      </w:tr>
      <w:tr w:rsidR="0056320E" w:rsidRPr="009364B6" w14:paraId="5E7396D4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D9D3B3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3F54D2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AOHPRN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470AD1D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05201B77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3BCA6438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Right DAC N port</w:t>
            </w:r>
          </w:p>
        </w:tc>
      </w:tr>
      <w:tr w:rsidR="0056320E" w:rsidRPr="009364B6" w14:paraId="4E4489EE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36E1EBB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29DAC00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AOHPRP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CD3B8F4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016B19B9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4C680B6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Right DAC P port</w:t>
            </w:r>
          </w:p>
        </w:tc>
      </w:tr>
      <w:tr w:rsidR="0056320E" w:rsidRPr="003111CC" w14:paraId="4252F076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Align w:val="center"/>
          </w:tcPr>
          <w:p w14:paraId="366C3D32" w14:textId="76323274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r w:rsidRPr="00D73CFD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Auxiliary ADC</w:t>
            </w:r>
          </w:p>
        </w:tc>
        <w:tc>
          <w:tcPr>
            <w:tcW w:w="1331" w:type="dxa"/>
            <w:vAlign w:val="center"/>
          </w:tcPr>
          <w:p w14:paraId="7174778F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VINP0_ADC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BA2756F" w14:textId="67A2F04A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/>
                <w:noProof/>
                <w:sz w:val="15"/>
                <w:szCs w:val="15"/>
              </w:rPr>
              <w:t>B1</w:t>
            </w:r>
          </w:p>
        </w:tc>
        <w:tc>
          <w:tcPr>
            <w:tcW w:w="777" w:type="dxa"/>
            <w:gridSpan w:val="2"/>
            <w:vAlign w:val="bottom"/>
          </w:tcPr>
          <w:p w14:paraId="52800F12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5CF072C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GPADC0 input</w:t>
            </w:r>
          </w:p>
        </w:tc>
      </w:tr>
      <w:tr w:rsidR="0056320E" w:rsidRPr="003111CC" w14:paraId="4B6E9952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 w:val="restart"/>
            <w:vAlign w:val="center"/>
          </w:tcPr>
          <w:p w14:paraId="5AEDD6B5" w14:textId="1BF6564E" w:rsidR="0056320E" w:rsidRPr="00D73CFD" w:rsidRDefault="00E37101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NC</w:t>
            </w:r>
          </w:p>
        </w:tc>
        <w:tc>
          <w:tcPr>
            <w:tcW w:w="1331" w:type="dxa"/>
            <w:vAlign w:val="center"/>
          </w:tcPr>
          <w:p w14:paraId="7152CB4C" w14:textId="22748AF0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NC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E10B48A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E2</w:t>
            </w:r>
          </w:p>
        </w:tc>
        <w:tc>
          <w:tcPr>
            <w:tcW w:w="777" w:type="dxa"/>
            <w:gridSpan w:val="2"/>
            <w:vAlign w:val="bottom"/>
          </w:tcPr>
          <w:p w14:paraId="01EAD6C5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93E05BB" w14:textId="63853E96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NC </w:t>
            </w:r>
          </w:p>
        </w:tc>
      </w:tr>
      <w:tr w:rsidR="0056320E" w:rsidRPr="003111CC" w14:paraId="0277754A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CFCCD1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95486DB" w14:textId="09BEFBAE" w:rsidR="0056320E" w:rsidRPr="003111CC" w:rsidRDefault="00ED2465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NC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247205F9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bottom"/>
          </w:tcPr>
          <w:p w14:paraId="455BE6EA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71B68775" w14:textId="7EC9E6FF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</w:tr>
      <w:tr w:rsidR="0056320E" w:rsidRPr="003111CC" w14:paraId="2EEEEDE9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3BDB4D02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7261740" w14:textId="22AFCBF6" w:rsidR="0056320E" w:rsidRPr="003111CC" w:rsidRDefault="00ED2465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NC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0D2AF129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bottom"/>
          </w:tcPr>
          <w:p w14:paraId="4372575C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48E375F" w14:textId="51B8E009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</w:tr>
      <w:tr w:rsidR="0056320E" w:rsidRPr="00627802" w14:paraId="7304D8C1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 w:val="restart"/>
            <w:vAlign w:val="center"/>
          </w:tcPr>
          <w:p w14:paraId="1A46A810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r w:rsidRPr="00D73CFD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GND</w:t>
            </w:r>
          </w:p>
        </w:tc>
        <w:tc>
          <w:tcPr>
            <w:tcW w:w="1331" w:type="dxa"/>
            <w:vAlign w:val="center"/>
          </w:tcPr>
          <w:p w14:paraId="23AA1F7E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VSSA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_ADC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2986499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bottom"/>
          </w:tcPr>
          <w:p w14:paraId="0B582D2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50CA1141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 GND</w:t>
            </w:r>
          </w:p>
        </w:tc>
      </w:tr>
      <w:tr w:rsidR="0056320E" w:rsidRPr="00627802" w14:paraId="4DF26810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BFC64C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CB28866" w14:textId="3C77A2D8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V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SSA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0D4DC44B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7B70283D" w14:textId="27557EA0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8C4B8CE" w14:textId="15E776C0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 GND</w:t>
            </w:r>
          </w:p>
        </w:tc>
      </w:tr>
      <w:tr w:rsidR="0056320E" w:rsidRPr="00627802" w14:paraId="4069B26C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78F149D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7716ACF7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VSSD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72A0D16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4,C5,D5</w:t>
            </w:r>
          </w:p>
        </w:tc>
        <w:tc>
          <w:tcPr>
            <w:tcW w:w="777" w:type="dxa"/>
            <w:gridSpan w:val="2"/>
            <w:vAlign w:val="bottom"/>
          </w:tcPr>
          <w:p w14:paraId="2345099E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A8EB95B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Digital GND</w:t>
            </w:r>
          </w:p>
        </w:tc>
      </w:tr>
      <w:tr w:rsidR="0056320E" w:rsidRPr="00627802" w14:paraId="16EF79BD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31EEB553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DAEEDB2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VSSA</w:t>
            </w: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_AVS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2B57F90E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bottom"/>
          </w:tcPr>
          <w:p w14:paraId="68FA6347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68BF88C9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Codec</w:t>
            </w: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 xml:space="preserve"> analog GND</w:t>
            </w:r>
          </w:p>
        </w:tc>
      </w:tr>
      <w:tr w:rsidR="0056320E" w:rsidRPr="00627802" w14:paraId="236EFD2A" w14:textId="77777777" w:rsidTr="00563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C1DFEA7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5BF594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AVS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_ESR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</w:tcBorders>
            <w:vAlign w:val="center"/>
          </w:tcPr>
          <w:p w14:paraId="6BD514A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center"/>
          </w:tcPr>
          <w:p w14:paraId="68875F81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center"/>
          </w:tcPr>
          <w:p w14:paraId="2C67C14A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DCDC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2</w:t>
            </w: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 GND</w:t>
            </w:r>
          </w:p>
        </w:tc>
      </w:tr>
      <w:tr w:rsidR="0056320E" w:rsidRPr="00627802" w14:paraId="14CFD03B" w14:textId="77777777" w:rsidTr="00563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3F3007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4C657E4A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AVS</w:t>
            </w: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_RAR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</w:tcBorders>
            <w:vAlign w:val="center"/>
          </w:tcPr>
          <w:p w14:paraId="6F4A052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5</w:t>
            </w:r>
          </w:p>
        </w:tc>
        <w:tc>
          <w:tcPr>
            <w:tcW w:w="777" w:type="dxa"/>
            <w:gridSpan w:val="2"/>
            <w:vAlign w:val="bottom"/>
          </w:tcPr>
          <w:p w14:paraId="05B5C31B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90A8CF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DCDC1</w:t>
            </w: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 xml:space="preserve"> GND</w:t>
            </w:r>
          </w:p>
        </w:tc>
      </w:tr>
      <w:tr w:rsidR="0056320E" w:rsidRPr="00627802" w14:paraId="526F652F" w14:textId="77777777" w:rsidTr="00563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37426C1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9FF59E3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GNDSENSE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</w:tcBorders>
            <w:vAlign w:val="center"/>
          </w:tcPr>
          <w:p w14:paraId="3F9C4A30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69D6F25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761D05AB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 xml:space="preserve">All regulator </w:t>
            </w:r>
            <w:proofErr w:type="spellStart"/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GNDsenses</w:t>
            </w:r>
            <w:proofErr w:type="spellEnd"/>
          </w:p>
        </w:tc>
      </w:tr>
      <w:tr w:rsidR="0056320E" w:rsidRPr="00627802" w14:paraId="70B668D3" w14:textId="77777777" w:rsidTr="00563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689A3DA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95FABA0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VSSA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_A0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</w:tcBorders>
            <w:vAlign w:val="center"/>
          </w:tcPr>
          <w:p w14:paraId="314C3EE3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5515535E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E2C333D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DAC driver GND</w:t>
            </w:r>
          </w:p>
        </w:tc>
      </w:tr>
      <w:tr w:rsidR="0056320E" w:rsidRPr="00627802" w14:paraId="3DBAA122" w14:textId="77777777" w:rsidTr="00563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20E0534D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8E87322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VREFN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</w:tcBorders>
            <w:vAlign w:val="center"/>
          </w:tcPr>
          <w:p w14:paraId="552A64BC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56677196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597D79E8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Codec</w:t>
            </w: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 reference GND</w:t>
            </w:r>
          </w:p>
        </w:tc>
      </w:tr>
    </w:tbl>
    <w:p w14:paraId="0AFCB444" w14:textId="77777777" w:rsidR="004460D2" w:rsidRPr="007D6A69" w:rsidRDefault="004460D2" w:rsidP="004460D2">
      <w:pPr>
        <w:ind w:firstLine="360"/>
        <w:rPr>
          <w:rFonts w:ascii="Apple Braille" w:hAnsi="Apple Braille"/>
          <w:noProof/>
          <w:szCs w:val="21"/>
        </w:rPr>
      </w:pPr>
    </w:p>
    <w:p w14:paraId="1B9C3DD7" w14:textId="77777777" w:rsidR="004460D2" w:rsidRPr="00595EBD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r w:rsidRPr="00595EBD">
        <w:rPr>
          <w:rFonts w:ascii="Apple Braille" w:hAnsi="Apple Braille"/>
          <w:b/>
          <w:bCs/>
          <w:szCs w:val="21"/>
        </w:rPr>
        <w:t xml:space="preserve"> </w:t>
      </w:r>
      <w:bookmarkStart w:id="521" w:name="_Toc44431371"/>
      <w:bookmarkStart w:id="522" w:name="_Toc72260324"/>
      <w:r w:rsidRPr="00595EBD">
        <w:rPr>
          <w:rFonts w:ascii="Apple Braille" w:hAnsi="Apple Braille"/>
          <w:b/>
          <w:bCs/>
          <w:szCs w:val="21"/>
        </w:rPr>
        <w:t>Package information:</w:t>
      </w:r>
      <w:bookmarkEnd w:id="521"/>
      <w:bookmarkEnd w:id="522"/>
    </w:p>
    <w:p w14:paraId="569513CA" w14:textId="75FC1979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02CE2B1A" w14:textId="49F51CCF" w:rsidR="000E043E" w:rsidRDefault="00432693" w:rsidP="000E043E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63</w:t>
      </w:r>
      <w:r w:rsidRPr="007F6C69">
        <w:rPr>
          <w:rFonts w:ascii="Apple Braille" w:hAnsi="Apple Braille" w:hint="eastAsia"/>
          <w:szCs w:val="21"/>
        </w:rPr>
        <w:t xml:space="preserve"> balls BGA</w:t>
      </w:r>
      <w:r w:rsidR="00C3340F">
        <w:rPr>
          <w:rFonts w:ascii="Apple Braille" w:hAnsi="Apple Braille"/>
          <w:szCs w:val="21"/>
        </w:rPr>
        <w:t xml:space="preserve">: </w:t>
      </w:r>
      <w:r w:rsidR="000E043E" w:rsidRPr="007F6C69">
        <w:rPr>
          <w:rFonts w:ascii="Apple Braille" w:hAnsi="Apple Braille" w:hint="eastAsia"/>
          <w:szCs w:val="21"/>
        </w:rPr>
        <w:t>0.</w:t>
      </w:r>
      <w:r w:rsidR="000E043E">
        <w:rPr>
          <w:rFonts w:ascii="Apple Braille" w:hAnsi="Apple Braille"/>
          <w:szCs w:val="21"/>
        </w:rPr>
        <w:t>5</w:t>
      </w:r>
      <w:r w:rsidR="000E043E" w:rsidRPr="007F6C69">
        <w:rPr>
          <w:rFonts w:ascii="Apple Braille" w:hAnsi="Apple Braille" w:hint="eastAsia"/>
          <w:szCs w:val="21"/>
        </w:rPr>
        <w:t>mm pitch</w:t>
      </w:r>
      <w:r w:rsidR="000E043E">
        <w:rPr>
          <w:rFonts w:ascii="Apple Braille" w:hAnsi="Apple Braille"/>
          <w:szCs w:val="21"/>
        </w:rPr>
        <w:t xml:space="preserve"> for both </w:t>
      </w:r>
      <w:r>
        <w:rPr>
          <w:rFonts w:ascii="Apple Braille" w:hAnsi="Apple Braille"/>
          <w:szCs w:val="21"/>
        </w:rPr>
        <w:t xml:space="preserve">x-direction and y-direction. </w:t>
      </w:r>
      <w:r w:rsidR="000E043E">
        <w:rPr>
          <w:rFonts w:ascii="Apple Braille" w:hAnsi="Apple Braille"/>
          <w:szCs w:val="21"/>
        </w:rPr>
        <w:t xml:space="preserve">Body size </w:t>
      </w:r>
      <w:r w:rsidR="00C3340F">
        <w:rPr>
          <w:rFonts w:ascii="Apple Braille" w:hAnsi="Apple Braille"/>
          <w:szCs w:val="21"/>
        </w:rPr>
        <w:t xml:space="preserve">is </w:t>
      </w:r>
      <w:r w:rsidR="000E043E">
        <w:rPr>
          <w:rFonts w:ascii="Apple Braille" w:hAnsi="Apple Braille"/>
          <w:szCs w:val="21"/>
        </w:rPr>
        <w:t>5.0 x 3.5mm.</w:t>
      </w:r>
    </w:p>
    <w:p w14:paraId="58E55AD7" w14:textId="77777777" w:rsidR="00432693" w:rsidRPr="00B11CCF" w:rsidRDefault="00432693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71DAD121" w14:textId="4DFC578D" w:rsidR="00432693" w:rsidRDefault="00FF20AE" w:rsidP="00FF20AE">
      <w:pPr>
        <w:pStyle w:val="ae"/>
        <w:ind w:left="425" w:firstLineChars="0" w:firstLine="0"/>
        <w:jc w:val="center"/>
        <w:rPr>
          <w:rFonts w:ascii="Apple Braille" w:hAnsi="Apple Braille"/>
          <w:szCs w:val="21"/>
        </w:rPr>
      </w:pPr>
      <w:r>
        <w:rPr>
          <w:noProof/>
        </w:rPr>
        <w:drawing>
          <wp:inline distT="0" distB="0" distL="0" distR="0" wp14:anchorId="4E5078A2" wp14:editId="41E36F10">
            <wp:extent cx="4963795" cy="2654608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0619" cy="265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833E" w14:textId="64F82A01" w:rsidR="000259B5" w:rsidRDefault="000259B5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316C0DC5" w14:textId="250849BF" w:rsidR="000259B5" w:rsidRDefault="000259B5" w:rsidP="000259B5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BGA63 dimension information:</w:t>
      </w:r>
    </w:p>
    <w:p w14:paraId="4A01DF48" w14:textId="77777777" w:rsidR="000259B5" w:rsidRDefault="000259B5" w:rsidP="000259B5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1F70474D" w14:textId="3D2A900B" w:rsidR="000259B5" w:rsidRDefault="000259B5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noProof/>
        </w:rPr>
        <w:lastRenderedPageBreak/>
        <w:drawing>
          <wp:inline distT="0" distB="0" distL="0" distR="0" wp14:anchorId="10CE2550" wp14:editId="07BE5A01">
            <wp:extent cx="4644502" cy="440182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68" cy="441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AD8E" w14:textId="2C8F986E" w:rsidR="000259B5" w:rsidRDefault="000259B5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1BD7730E" w14:textId="0B488D7B" w:rsidR="000259B5" w:rsidRDefault="000259B5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noProof/>
        </w:rPr>
        <w:drawing>
          <wp:inline distT="0" distB="0" distL="0" distR="0" wp14:anchorId="75F87486" wp14:editId="1D7ACE49">
            <wp:extent cx="3492500" cy="3492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3755" w14:textId="1954AADE" w:rsidR="000259B5" w:rsidRDefault="000259B5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noProof/>
        </w:rPr>
        <w:lastRenderedPageBreak/>
        <w:drawing>
          <wp:inline distT="0" distB="0" distL="0" distR="0" wp14:anchorId="62531CB0" wp14:editId="6A46466A">
            <wp:extent cx="4171950" cy="211238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881" cy="212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0BFB" w14:textId="727866C4" w:rsidR="000663A1" w:rsidRDefault="000663A1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br w:type="page"/>
      </w:r>
    </w:p>
    <w:p w14:paraId="100B5296" w14:textId="77777777" w:rsidR="00432693" w:rsidRDefault="00432693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23E294DC" w14:textId="77777777" w:rsidR="004460D2" w:rsidRPr="00595EBD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523" w:name="_Toc49935769"/>
      <w:bookmarkStart w:id="524" w:name="_Toc49935806"/>
      <w:bookmarkStart w:id="525" w:name="_Toc49935843"/>
      <w:bookmarkStart w:id="526" w:name="_Toc49935880"/>
      <w:bookmarkStart w:id="527" w:name="_Toc49935917"/>
      <w:bookmarkStart w:id="528" w:name="_Toc49935954"/>
      <w:bookmarkStart w:id="529" w:name="_Toc49936911"/>
      <w:bookmarkStart w:id="530" w:name="_Toc49936950"/>
      <w:bookmarkStart w:id="531" w:name="_Toc49936989"/>
      <w:bookmarkStart w:id="532" w:name="_Toc49937028"/>
      <w:bookmarkStart w:id="533" w:name="_Toc49937067"/>
      <w:bookmarkStart w:id="534" w:name="_Toc49937106"/>
      <w:bookmarkStart w:id="535" w:name="_Toc49937145"/>
      <w:bookmarkStart w:id="536" w:name="_Toc49937184"/>
      <w:bookmarkStart w:id="537" w:name="_Toc49937229"/>
      <w:bookmarkStart w:id="538" w:name="_Toc49937268"/>
      <w:bookmarkStart w:id="539" w:name="_Toc49937307"/>
      <w:bookmarkStart w:id="540" w:name="_Toc49937346"/>
      <w:bookmarkStart w:id="541" w:name="_Toc49937385"/>
      <w:bookmarkStart w:id="542" w:name="_Toc51148353"/>
      <w:bookmarkStart w:id="543" w:name="_Toc51148392"/>
      <w:bookmarkStart w:id="544" w:name="_Toc51148431"/>
      <w:bookmarkStart w:id="545" w:name="_Toc57911839"/>
      <w:bookmarkStart w:id="546" w:name="_Toc57911884"/>
      <w:bookmarkStart w:id="547" w:name="_Toc57911923"/>
      <w:bookmarkStart w:id="548" w:name="_Toc57911962"/>
      <w:bookmarkStart w:id="549" w:name="_Toc57912001"/>
      <w:bookmarkStart w:id="550" w:name="_Toc57912040"/>
      <w:bookmarkStart w:id="551" w:name="_Toc57912079"/>
      <w:bookmarkStart w:id="552" w:name="_Toc57912118"/>
      <w:bookmarkStart w:id="553" w:name="_Toc57912157"/>
      <w:bookmarkStart w:id="554" w:name="_Toc57912196"/>
      <w:bookmarkStart w:id="555" w:name="_Toc57912235"/>
      <w:bookmarkStart w:id="556" w:name="_Toc57912274"/>
      <w:bookmarkStart w:id="557" w:name="_Toc57912316"/>
      <w:bookmarkStart w:id="558" w:name="_Toc57912355"/>
      <w:bookmarkStart w:id="559" w:name="_Toc57984420"/>
      <w:bookmarkStart w:id="560" w:name="_Toc57984459"/>
      <w:bookmarkStart w:id="561" w:name="_Toc58006906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r w:rsidRPr="00595EBD">
        <w:rPr>
          <w:rFonts w:ascii="Apple Braille" w:hAnsi="Apple Braille"/>
          <w:b/>
          <w:bCs/>
          <w:szCs w:val="21"/>
        </w:rPr>
        <w:t xml:space="preserve"> </w:t>
      </w:r>
      <w:bookmarkStart w:id="562" w:name="_Toc44431372"/>
      <w:bookmarkStart w:id="563" w:name="_Toc72260325"/>
      <w:r w:rsidRPr="00595EBD">
        <w:rPr>
          <w:rFonts w:ascii="Apple Braille" w:hAnsi="Apple Braille"/>
          <w:b/>
          <w:bCs/>
          <w:szCs w:val="21"/>
        </w:rPr>
        <w:t>Application BOM list:</w:t>
      </w:r>
      <w:bookmarkEnd w:id="562"/>
      <w:bookmarkEnd w:id="563"/>
    </w:p>
    <w:p w14:paraId="5768FF3B" w14:textId="77777777" w:rsidR="00B11CCF" w:rsidRDefault="00B11CCF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234501F6" w14:textId="12C63A54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902569">
        <w:rPr>
          <w:rFonts w:ascii="Apple Braille" w:hAnsi="Apple Braille"/>
          <w:szCs w:val="21"/>
        </w:rPr>
        <w:t>BOM list only convers electrical part, Mic</w:t>
      </w:r>
      <w:r>
        <w:rPr>
          <w:rFonts w:ascii="Apple Braille" w:hAnsi="Apple Braille"/>
          <w:szCs w:val="21"/>
        </w:rPr>
        <w:t xml:space="preserve"> </w:t>
      </w:r>
      <w:r w:rsidRPr="00902569">
        <w:rPr>
          <w:rFonts w:ascii="Apple Braille" w:hAnsi="Apple Braille"/>
          <w:szCs w:val="21"/>
        </w:rPr>
        <w:t>&amp;</w:t>
      </w:r>
      <w:r>
        <w:rPr>
          <w:rFonts w:ascii="Apple Braille" w:hAnsi="Apple Braille"/>
          <w:szCs w:val="21"/>
        </w:rPr>
        <w:t xml:space="preserve"> </w:t>
      </w:r>
      <w:r w:rsidRPr="00902569">
        <w:rPr>
          <w:rFonts w:ascii="Apple Braille" w:hAnsi="Apple Braille"/>
          <w:szCs w:val="21"/>
        </w:rPr>
        <w:t>Speaker connection not included.</w:t>
      </w:r>
    </w:p>
    <w:p w14:paraId="59B85B17" w14:textId="77777777" w:rsidR="00185353" w:rsidRDefault="00185353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tbl>
      <w:tblPr>
        <w:tblW w:w="4410" w:type="pct"/>
        <w:tblInd w:w="411" w:type="dxa"/>
        <w:tblLook w:val="04A0" w:firstRow="1" w:lastRow="0" w:firstColumn="1" w:lastColumn="0" w:noHBand="0" w:noVBand="1"/>
      </w:tblPr>
      <w:tblGrid>
        <w:gridCol w:w="1429"/>
        <w:gridCol w:w="2203"/>
        <w:gridCol w:w="1126"/>
        <w:gridCol w:w="862"/>
        <w:gridCol w:w="1688"/>
      </w:tblGrid>
      <w:tr w:rsidR="004E53FA" w:rsidRPr="004377EF" w14:paraId="48152514" w14:textId="77777777" w:rsidTr="00906CE5">
        <w:trPr>
          <w:cantSplit/>
          <w:trHeight w:val="320"/>
        </w:trPr>
        <w:tc>
          <w:tcPr>
            <w:tcW w:w="5000" w:type="pct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69B8A4A" w14:textId="77777777" w:rsidR="004E53FA" w:rsidRPr="004E53FA" w:rsidRDefault="004E53FA" w:rsidP="00610B46">
            <w:pPr>
              <w:jc w:val="center"/>
              <w:rPr>
                <w:rFonts w:ascii="Apple Braille" w:eastAsia="等线" w:hAnsi="Apple Braille"/>
                <w:b/>
                <w:bCs/>
                <w:color w:val="000000"/>
                <w:szCs w:val="21"/>
              </w:rPr>
            </w:pPr>
            <w:r w:rsidRPr="004E53FA">
              <w:rPr>
                <w:rFonts w:ascii="Apple Braille" w:eastAsia="等线" w:hAnsi="Apple Braille"/>
                <w:b/>
                <w:bCs/>
                <w:color w:val="000000"/>
                <w:szCs w:val="21"/>
              </w:rPr>
              <w:t>BOM list</w:t>
            </w:r>
          </w:p>
        </w:tc>
      </w:tr>
      <w:tr w:rsidR="00B11CCF" w:rsidRPr="004377EF" w14:paraId="4CAF724D" w14:textId="77777777" w:rsidTr="00906C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000000" w:fill="E7E6E6"/>
            <w:noWrap/>
            <w:vAlign w:val="center"/>
            <w:hideMark/>
          </w:tcPr>
          <w:p w14:paraId="6E3C5531" w14:textId="77777777" w:rsidR="004E53FA" w:rsidRPr="00954A81" w:rsidRDefault="004E53FA" w:rsidP="00610B46">
            <w:pPr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1532" w:type="pct"/>
            <w:shd w:val="clear" w:color="000000" w:fill="E7E6E6"/>
            <w:noWrap/>
            <w:vAlign w:val="center"/>
            <w:hideMark/>
          </w:tcPr>
          <w:p w14:paraId="1B9D2C58" w14:textId="77777777" w:rsidR="004E53FA" w:rsidRPr="00954A81" w:rsidRDefault="004E53FA" w:rsidP="00610B46">
            <w:pPr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795" w:type="pct"/>
            <w:shd w:val="clear" w:color="000000" w:fill="E7E6E6"/>
            <w:noWrap/>
            <w:vAlign w:val="center"/>
            <w:hideMark/>
          </w:tcPr>
          <w:p w14:paraId="77BAE30A" w14:textId="77777777" w:rsidR="004E53FA" w:rsidRPr="00954A81" w:rsidRDefault="004E53FA" w:rsidP="00610B46">
            <w:pPr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R/L/C</w:t>
            </w:r>
          </w:p>
        </w:tc>
        <w:tc>
          <w:tcPr>
            <w:tcW w:w="614" w:type="pct"/>
            <w:shd w:val="clear" w:color="000000" w:fill="E7E6E6"/>
            <w:noWrap/>
            <w:vAlign w:val="center"/>
            <w:hideMark/>
          </w:tcPr>
          <w:p w14:paraId="57A4E3E1" w14:textId="77777777" w:rsidR="004E53FA" w:rsidRPr="00954A81" w:rsidRDefault="004E53FA" w:rsidP="00610B46">
            <w:pPr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1056" w:type="pct"/>
            <w:shd w:val="clear" w:color="000000" w:fill="E7E6E6"/>
            <w:noWrap/>
            <w:vAlign w:val="center"/>
            <w:hideMark/>
          </w:tcPr>
          <w:p w14:paraId="6BC70248" w14:textId="77777777" w:rsidR="004E53FA" w:rsidRPr="00954A81" w:rsidRDefault="004E53FA" w:rsidP="00610B46">
            <w:pPr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Comment</w:t>
            </w:r>
          </w:p>
        </w:tc>
      </w:tr>
      <w:tr w:rsidR="00B11CCF" w:rsidRPr="004377EF" w14:paraId="49025267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 w:val="restart"/>
            <w:shd w:val="clear" w:color="auto" w:fill="auto"/>
            <w:noWrap/>
            <w:vAlign w:val="center"/>
            <w:hideMark/>
          </w:tcPr>
          <w:p w14:paraId="01C0CE6A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CODEC</w:t>
            </w:r>
          </w:p>
        </w:tc>
        <w:tc>
          <w:tcPr>
            <w:tcW w:w="1532" w:type="pct"/>
            <w:vMerge w:val="restart"/>
            <w:shd w:val="clear" w:color="auto" w:fill="auto"/>
            <w:noWrap/>
            <w:vAlign w:val="center"/>
            <w:hideMark/>
          </w:tcPr>
          <w:p w14:paraId="5CBB753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VCAP to VREFN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1E8C045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Cext1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7C8E5949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7C0438C2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60E4443F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792010DB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vMerge/>
            <w:vAlign w:val="center"/>
            <w:hideMark/>
          </w:tcPr>
          <w:p w14:paraId="5E33A0C9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7DAC2957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Cext2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50BAE52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100nF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2CF57DB5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53602A89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301B0745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17F2A880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Vreg</w:t>
            </w:r>
            <w:proofErr w:type="spellEnd"/>
            <w:r w:rsidRPr="00954A81">
              <w:rPr>
                <w:sz w:val="20"/>
                <w:szCs w:val="20"/>
              </w:rPr>
              <w:t xml:space="preserve"> to VSSA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5337067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Cext3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00FF3C5A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4.7uF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5ABB029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1D7A8517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2B4CA57C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vAlign w:val="center"/>
            <w:hideMark/>
          </w:tcPr>
          <w:p w14:paraId="3675461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Micbias1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4C0F85A0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CMic1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0A8622B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100nF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56EEAD48" w14:textId="5198254E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color w:val="000000"/>
                <w:sz w:val="20"/>
                <w:szCs w:val="20"/>
              </w:rPr>
              <w:t xml:space="preserve">if </w:t>
            </w:r>
            <w:r w:rsidR="003D36D7">
              <w:rPr>
                <w:color w:val="000000"/>
                <w:sz w:val="20"/>
                <w:szCs w:val="20"/>
              </w:rPr>
              <w:t xml:space="preserve">Micbias1 in </w:t>
            </w:r>
            <w:r w:rsidRPr="00954A81">
              <w:rPr>
                <w:color w:val="000000"/>
                <w:sz w:val="20"/>
                <w:szCs w:val="20"/>
              </w:rPr>
              <w:t>us</w:t>
            </w:r>
            <w:r w:rsidR="003D36D7">
              <w:rPr>
                <w:color w:val="000000"/>
                <w:sz w:val="20"/>
                <w:szCs w:val="20"/>
              </w:rPr>
              <w:t>e</w:t>
            </w:r>
          </w:p>
        </w:tc>
      </w:tr>
      <w:tr w:rsidR="00B11CCF" w:rsidRPr="004377EF" w14:paraId="5866C8B5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0050865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vAlign w:val="center"/>
            <w:hideMark/>
          </w:tcPr>
          <w:p w14:paraId="2C3EA04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Micbias2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7997BA7A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CMic2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4CD9DE1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100nF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5D2B1238" w14:textId="5DB0D12C" w:rsidR="004E53FA" w:rsidRPr="00954A81" w:rsidRDefault="003D36D7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color w:val="000000"/>
                <w:sz w:val="20"/>
                <w:szCs w:val="20"/>
              </w:rPr>
              <w:t xml:space="preserve">if </w:t>
            </w:r>
            <w:r>
              <w:rPr>
                <w:color w:val="000000"/>
                <w:sz w:val="20"/>
                <w:szCs w:val="20"/>
              </w:rPr>
              <w:t xml:space="preserve">Micbias2 in </w:t>
            </w:r>
            <w:r w:rsidRPr="00954A81">
              <w:rPr>
                <w:color w:val="000000"/>
                <w:sz w:val="20"/>
                <w:szCs w:val="20"/>
              </w:rPr>
              <w:t>us</w:t>
            </w:r>
            <w:r>
              <w:rPr>
                <w:color w:val="000000"/>
                <w:sz w:val="20"/>
                <w:szCs w:val="20"/>
              </w:rPr>
              <w:t>e</w:t>
            </w:r>
          </w:p>
        </w:tc>
      </w:tr>
      <w:tr w:rsidR="00B11CCF" w:rsidRPr="004377EF" w14:paraId="227F05EB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auto" w:fill="auto"/>
            <w:noWrap/>
            <w:vAlign w:val="center"/>
            <w:hideMark/>
          </w:tcPr>
          <w:p w14:paraId="7A2EA3D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Power-in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6A505202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AVDPWR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26670DF0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Cin1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5A8E89A7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2943A0D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085C9E3F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 w:val="restart"/>
            <w:shd w:val="clear" w:color="auto" w:fill="auto"/>
            <w:vAlign w:val="center"/>
            <w:hideMark/>
          </w:tcPr>
          <w:p w14:paraId="7E12D4B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DCDC1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33779A92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Switch inductor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0E71931B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L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362531E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3.3uH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4BF81C25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3A559300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shd w:val="clear" w:color="auto" w:fill="auto"/>
            <w:noWrap/>
            <w:vAlign w:val="center"/>
            <w:hideMark/>
          </w:tcPr>
          <w:p w14:paraId="642F927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1012557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Vout</w:t>
            </w:r>
            <w:proofErr w:type="spellEnd"/>
            <w:r w:rsidRPr="00954A81">
              <w:rPr>
                <w:sz w:val="20"/>
                <w:szCs w:val="20"/>
              </w:rPr>
              <w:t xml:space="preserve">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2A66851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3A0C6D5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09CA8B7B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6762A1F2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 w:val="restart"/>
            <w:shd w:val="clear" w:color="auto" w:fill="auto"/>
            <w:vAlign w:val="center"/>
            <w:hideMark/>
          </w:tcPr>
          <w:p w14:paraId="7FF52C0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DCDC2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7BA62DBA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Switch inductor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3135331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L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60F55F8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3.3uH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405DBE8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5CEECF05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shd w:val="clear" w:color="auto" w:fill="auto"/>
            <w:vAlign w:val="center"/>
            <w:hideMark/>
          </w:tcPr>
          <w:p w14:paraId="4DEBB28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662BE6C9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Vout</w:t>
            </w:r>
            <w:proofErr w:type="spellEnd"/>
            <w:r w:rsidRPr="00954A81">
              <w:rPr>
                <w:sz w:val="20"/>
                <w:szCs w:val="20"/>
              </w:rPr>
              <w:t xml:space="preserve">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3D41AAC0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B4059A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0EBBFD3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03E765D3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auto" w:fill="auto"/>
            <w:noWrap/>
            <w:vAlign w:val="center"/>
            <w:hideMark/>
          </w:tcPr>
          <w:p w14:paraId="5088E60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LDO-IP33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2EEE8ED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Vout</w:t>
            </w:r>
            <w:proofErr w:type="spellEnd"/>
            <w:r w:rsidRPr="00954A81">
              <w:rPr>
                <w:sz w:val="20"/>
                <w:szCs w:val="20"/>
              </w:rPr>
              <w:t xml:space="preserve">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10EB7DB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3542AF9F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5A582DF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73DDCE2F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auto" w:fill="auto"/>
            <w:vAlign w:val="center"/>
            <w:hideMark/>
          </w:tcPr>
          <w:p w14:paraId="5F39F90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LDO-IO33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4E12CC1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Vout</w:t>
            </w:r>
            <w:proofErr w:type="spellEnd"/>
            <w:r w:rsidRPr="00954A81">
              <w:rPr>
                <w:sz w:val="20"/>
                <w:szCs w:val="20"/>
              </w:rPr>
              <w:t xml:space="preserve">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422D878B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67B5C7D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43C190D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5842C27D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auto" w:fill="auto"/>
            <w:vAlign w:val="center"/>
            <w:hideMark/>
          </w:tcPr>
          <w:p w14:paraId="1F3BD19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LDO_OPM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54E56DA5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Vout</w:t>
            </w:r>
            <w:proofErr w:type="spellEnd"/>
            <w:r w:rsidRPr="00954A81">
              <w:rPr>
                <w:sz w:val="20"/>
                <w:szCs w:val="20"/>
              </w:rPr>
              <w:t xml:space="preserve">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00AC253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671C736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498396F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08EC0CB0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 w:val="restart"/>
            <w:shd w:val="clear" w:color="auto" w:fill="auto"/>
            <w:noWrap/>
            <w:vAlign w:val="center"/>
            <w:hideMark/>
          </w:tcPr>
          <w:p w14:paraId="142C29E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Xtal</w:t>
            </w:r>
            <w:proofErr w:type="spellEnd"/>
          </w:p>
          <w:p w14:paraId="7D512DE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Oscillator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2E5A073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XI to XO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4ED3101C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Crystal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21DE12F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24MHz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1F5487D7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71416692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62AF7DA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01742E9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XI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612CE05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Cx1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1A6BF3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8pF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4501CDCF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3F3B1948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shd w:val="clear" w:color="auto" w:fill="auto"/>
            <w:noWrap/>
            <w:vAlign w:val="center"/>
            <w:hideMark/>
          </w:tcPr>
          <w:p w14:paraId="7508F03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72F44D8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XO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214E8B3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Cx2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5D3F4A6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8pF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6015CBDF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052834B7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5945AEE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6152D1C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XI to XO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414638D9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Rf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3DFFC535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1M</w:t>
            </w:r>
            <w:r w:rsidRPr="00954A81">
              <w:rPr>
                <w:sz w:val="20"/>
                <w:szCs w:val="20"/>
              </w:rPr>
              <w:sym w:font="Symbol" w:char="F057"/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183D5D12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6BC2A577" w14:textId="77777777" w:rsidTr="00906C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000000" w:fill="E7E6E6"/>
            <w:noWrap/>
            <w:vAlign w:val="center"/>
            <w:hideMark/>
          </w:tcPr>
          <w:p w14:paraId="727AF44B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1532" w:type="pct"/>
            <w:shd w:val="clear" w:color="000000" w:fill="E7E6E6"/>
            <w:noWrap/>
            <w:vAlign w:val="center"/>
            <w:hideMark/>
          </w:tcPr>
          <w:p w14:paraId="71FADAB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95" w:type="pct"/>
            <w:shd w:val="clear" w:color="000000" w:fill="E7E6E6"/>
            <w:noWrap/>
            <w:vAlign w:val="center"/>
            <w:hideMark/>
          </w:tcPr>
          <w:p w14:paraId="3FA5162A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17</w:t>
            </w:r>
          </w:p>
        </w:tc>
        <w:tc>
          <w:tcPr>
            <w:tcW w:w="614" w:type="pct"/>
            <w:shd w:val="clear" w:color="000000" w:fill="E7E6E6"/>
            <w:noWrap/>
            <w:vAlign w:val="center"/>
            <w:hideMark/>
          </w:tcPr>
          <w:p w14:paraId="3B501CF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part</w:t>
            </w:r>
          </w:p>
        </w:tc>
        <w:tc>
          <w:tcPr>
            <w:tcW w:w="1056" w:type="pct"/>
            <w:shd w:val="clear" w:color="000000" w:fill="E7E6E6"/>
            <w:noWrap/>
            <w:vAlign w:val="center"/>
            <w:hideMark/>
          </w:tcPr>
          <w:p w14:paraId="0B73925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</w:tbl>
    <w:p w14:paraId="76D9894A" w14:textId="77777777" w:rsidR="004460D2" w:rsidRPr="00906CE5" w:rsidRDefault="004460D2" w:rsidP="00906CE5">
      <w:pPr>
        <w:rPr>
          <w:rFonts w:ascii="Apple Braille" w:hAnsi="Apple Braille"/>
          <w:szCs w:val="21"/>
        </w:rPr>
      </w:pPr>
    </w:p>
    <w:sectPr w:rsidR="004460D2" w:rsidRPr="00906CE5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1BB7E" w14:textId="77777777" w:rsidR="00DF5E7F" w:rsidRDefault="00DF5E7F" w:rsidP="00544B1F">
      <w:r>
        <w:separator/>
      </w:r>
    </w:p>
  </w:endnote>
  <w:endnote w:type="continuationSeparator" w:id="0">
    <w:p w14:paraId="058B8DAA" w14:textId="77777777" w:rsidR="00DF5E7F" w:rsidRDefault="00DF5E7F" w:rsidP="00544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Braille">
    <w:altName w:val="Segoe UI Symbol"/>
    <w:charset w:val="00"/>
    <w:family w:val="decorative"/>
    <w:pitch w:val="variable"/>
    <w:sig w:usb0="80000043" w:usb1="00000000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ple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43921" w14:textId="31FF0EF5" w:rsidR="00877623" w:rsidRPr="00906CE5" w:rsidRDefault="00877623">
    <w:pPr>
      <w:pStyle w:val="a5"/>
      <w:rPr>
        <w:color w:val="A6A6A6" w:themeColor="background1" w:themeShade="A6"/>
      </w:rPr>
    </w:pPr>
    <w:r w:rsidRPr="00906CE5">
      <w:rPr>
        <w:rFonts w:ascii="Arial" w:hAnsi="Arial" w:cs="Arial"/>
        <w:color w:val="A6A6A6" w:themeColor="background1" w:themeShade="A6"/>
        <w:kern w:val="0"/>
        <w:sz w:val="16"/>
        <w:szCs w:val="16"/>
      </w:rPr>
      <w:t>Copyright (c) 202</w:t>
    </w:r>
    <w:del w:id="566" w:author="Bai Rong" w:date="2021-05-18T19:43:00Z">
      <w:r w:rsidRPr="00906CE5" w:rsidDel="00B95193">
        <w:rPr>
          <w:rFonts w:ascii="Arial" w:hAnsi="Arial" w:cs="Arial"/>
          <w:color w:val="A6A6A6" w:themeColor="background1" w:themeShade="A6"/>
          <w:kern w:val="0"/>
          <w:sz w:val="16"/>
          <w:szCs w:val="16"/>
        </w:rPr>
        <w:delText>0</w:delText>
      </w:r>
    </w:del>
    <w:ins w:id="567" w:author="Bai Rong" w:date="2021-05-18T19:43:00Z">
      <w:r w:rsidR="00B95193">
        <w:rPr>
          <w:rFonts w:ascii="Arial" w:hAnsi="Arial" w:cs="Arial"/>
          <w:color w:val="A6A6A6" w:themeColor="background1" w:themeShade="A6"/>
          <w:kern w:val="0"/>
          <w:sz w:val="16"/>
          <w:szCs w:val="16"/>
        </w:rPr>
        <w:t>1</w:t>
      </w:r>
    </w:ins>
    <w:r w:rsidRPr="00906CE5">
      <w:rPr>
        <w:rFonts w:ascii="Arial" w:hAnsi="Arial" w:cs="Arial"/>
        <w:color w:val="A6A6A6" w:themeColor="background1" w:themeShade="A6"/>
        <w:kern w:val="0"/>
        <w:sz w:val="16"/>
        <w:szCs w:val="16"/>
      </w:rPr>
      <w:t xml:space="preserve"> </w:t>
    </w:r>
    <w:proofErr w:type="spellStart"/>
    <w:r w:rsidRPr="00906CE5">
      <w:rPr>
        <w:rFonts w:ascii="Arial" w:hAnsi="Arial" w:cs="Arial"/>
        <w:color w:val="A6A6A6" w:themeColor="background1" w:themeShade="A6"/>
        <w:kern w:val="0"/>
        <w:sz w:val="16"/>
        <w:szCs w:val="16"/>
      </w:rPr>
      <w:t>Soundec</w:t>
    </w:r>
    <w:proofErr w:type="spellEnd"/>
    <w:r w:rsidRPr="00906CE5">
      <w:rPr>
        <w:rFonts w:ascii="Arial" w:hAnsi="Arial" w:cs="Arial"/>
        <w:color w:val="A6A6A6" w:themeColor="background1" w:themeShade="A6"/>
        <w:kern w:val="0"/>
        <w:sz w:val="16"/>
        <w:szCs w:val="16"/>
      </w:rPr>
      <w:t xml:space="preserve"> Co. Ltd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Pr="00544B1F">
      <w:t>1</w:t>
    </w:r>
    <w:r>
      <w:fldChar w:fldCharType="end"/>
    </w:r>
    <w:r>
      <w:ptab w:relativeTo="margin" w:alignment="right" w:leader="none"/>
    </w:r>
    <w:r w:rsidRPr="00906CE5">
      <w:rPr>
        <w:rFonts w:ascii="Arial" w:hAnsi="Arial" w:cs="Arial"/>
        <w:color w:val="A6A6A6" w:themeColor="background1" w:themeShade="A6"/>
        <w:sz w:val="16"/>
        <w:szCs w:val="16"/>
      </w:rPr>
      <w:t>www.soundec.com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4B18D" w14:textId="77777777" w:rsidR="00DF5E7F" w:rsidRDefault="00DF5E7F" w:rsidP="00544B1F">
      <w:r>
        <w:separator/>
      </w:r>
    </w:p>
  </w:footnote>
  <w:footnote w:type="continuationSeparator" w:id="0">
    <w:p w14:paraId="2E2C11D5" w14:textId="77777777" w:rsidR="00DF5E7F" w:rsidRDefault="00DF5E7F" w:rsidP="00544B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22D61" w14:textId="18BDA4D8" w:rsidR="00877623" w:rsidRDefault="00877623" w:rsidP="00906CE5">
    <w:pPr>
      <w:pStyle w:val="a3"/>
      <w:jc w:val="left"/>
    </w:pPr>
    <w:r w:rsidRPr="002168C8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E169588" wp14:editId="4B1483F8">
              <wp:simplePos x="0" y="0"/>
              <wp:positionH relativeFrom="column">
                <wp:posOffset>-87923</wp:posOffset>
              </wp:positionH>
              <wp:positionV relativeFrom="paragraph">
                <wp:posOffset>-41031</wp:posOffset>
              </wp:positionV>
              <wp:extent cx="1128642" cy="369332"/>
              <wp:effectExtent l="0" t="0" r="0" b="0"/>
              <wp:wrapNone/>
              <wp:docPr id="15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8642" cy="369332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9E09AF5" w14:textId="77777777" w:rsidR="00877623" w:rsidRPr="00906CE5" w:rsidRDefault="00877623" w:rsidP="002168C8">
                          <w:pPr>
                            <w:rPr>
                              <w:color w:val="A6A6A6" w:themeColor="background1" w:themeShade="A6"/>
                              <w:kern w:val="0"/>
                              <w:sz w:val="24"/>
                              <w:szCs w:val="24"/>
                            </w:rPr>
                          </w:pPr>
                          <w:r w:rsidRPr="00906CE5">
                            <w:rPr>
                              <w:rFonts w:ascii="Apple Braille" w:eastAsiaTheme="minorEastAsia" w:hAnsi="Apple Braille"/>
                              <w:b/>
                              <w:bCs/>
                              <w:color w:val="A6A6A6" w:themeColor="background1" w:themeShade="A6"/>
                              <w:kern w:val="24"/>
                              <w:sz w:val="36"/>
                              <w:szCs w:val="36"/>
                            </w:rPr>
                            <w:t>SOUNDEC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169588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-6.9pt;margin-top:-3.25pt;width:88.85pt;height:29.1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" filled="f" stroked="f">
              <v:textbox style="mso-fit-shape-to-text:t">
                <w:txbxContent>
                  <w:p w14:paraId="29E09AF5" w14:textId="77777777" w:rsidR="00877623" w:rsidRPr="00906CE5" w:rsidRDefault="00877623" w:rsidP="002168C8">
                    <w:pPr>
                      <w:rPr>
                        <w:color w:val="A6A6A6" w:themeColor="background1" w:themeShade="A6"/>
                        <w:kern w:val="0"/>
                        <w:sz w:val="24"/>
                        <w:szCs w:val="24"/>
                      </w:rPr>
                    </w:pPr>
                    <w:r w:rsidRPr="00906CE5">
                      <w:rPr>
                        <w:rFonts w:ascii="Apple Braille" w:eastAsiaTheme="minorEastAsia" w:hAnsi="Apple Braille"/>
                        <w:b/>
                        <w:bCs/>
                        <w:color w:val="A6A6A6" w:themeColor="background1" w:themeShade="A6"/>
                        <w:kern w:val="24"/>
                        <w:sz w:val="36"/>
                        <w:szCs w:val="36"/>
                      </w:rPr>
                      <w:t>SOUNDEC</w:t>
                    </w:r>
                  </w:p>
                </w:txbxContent>
              </v:textbox>
            </v:shape>
          </w:pict>
        </mc:Fallback>
      </mc:AlternateContent>
    </w:r>
  </w:p>
  <w:sdt>
    <w:sdtPr>
      <w:rPr>
        <w:rFonts w:ascii="Arial" w:hAnsi="Arial" w:cs="Arial"/>
        <w:color w:val="A6A6A6" w:themeColor="background1" w:themeShade="A6"/>
        <w:sz w:val="16"/>
        <w:szCs w:val="16"/>
      </w:rPr>
      <w:alias w:val="标题"/>
      <w:tag w:val=""/>
      <w:id w:val="1221487220"/>
      <w:placeholder>
        <w:docPart w:val="87F3D51D1079496DB8011F9F6E7E569B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3283ADFE" w14:textId="6411C7C9" w:rsidR="00877623" w:rsidRPr="00906CE5" w:rsidRDefault="0056320E" w:rsidP="00544B1F">
        <w:pPr>
          <w:pStyle w:val="a3"/>
          <w:jc w:val="right"/>
          <w:rPr>
            <w:color w:val="A6A6A6" w:themeColor="background1" w:themeShade="A6"/>
          </w:rPr>
        </w:pPr>
        <w:del w:id="564" w:author="Bai Rong" w:date="2021-05-18T19:28:00Z">
          <w:r w:rsidDel="000B6C27">
            <w:rPr>
              <w:rFonts w:ascii="Arial" w:hAnsi="Arial" w:cs="Arial"/>
              <w:color w:val="A6A6A6" w:themeColor="background1" w:themeShade="A6"/>
              <w:sz w:val="16"/>
              <w:szCs w:val="16"/>
            </w:rPr>
            <w:delText>SNC8600A Data Sheet</w:delText>
          </w:r>
        </w:del>
        <w:ins w:id="565" w:author="Bai Rong" w:date="2021-05-18T19:55:00Z">
          <w:r w:rsidR="00407682">
            <w:rPr>
              <w:rFonts w:ascii="Arial" w:hAnsi="Arial" w:cs="Arial"/>
              <w:color w:val="A6A6A6" w:themeColor="background1" w:themeShade="A6"/>
              <w:sz w:val="16"/>
              <w:szCs w:val="16"/>
            </w:rPr>
            <w:t>SNC7600 Datasheet</w:t>
          </w:r>
        </w:ins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18E"/>
    <w:multiLevelType w:val="hybridMultilevel"/>
    <w:tmpl w:val="716E1354"/>
    <w:lvl w:ilvl="0" w:tplc="C916CD9E">
      <w:start w:val="1"/>
      <w:numFmt w:val="bullet"/>
      <w:lvlText w:val="•"/>
      <w:lvlJc w:val="left"/>
      <w:pPr>
        <w:tabs>
          <w:tab w:val="num" w:pos="2176"/>
        </w:tabs>
        <w:ind w:left="2176" w:hanging="360"/>
      </w:pPr>
      <w:rPr>
        <w:rFonts w:ascii="Arial" w:hAnsi="Arial" w:hint="default"/>
      </w:rPr>
    </w:lvl>
    <w:lvl w:ilvl="1" w:tplc="CEE4B20A">
      <w:start w:val="250"/>
      <w:numFmt w:val="bullet"/>
      <w:lvlText w:val="•"/>
      <w:lvlJc w:val="left"/>
      <w:pPr>
        <w:tabs>
          <w:tab w:val="num" w:pos="2896"/>
        </w:tabs>
        <w:ind w:left="2896" w:hanging="360"/>
      </w:pPr>
      <w:rPr>
        <w:rFonts w:ascii="Arial" w:hAnsi="Arial" w:hint="default"/>
      </w:rPr>
    </w:lvl>
    <w:lvl w:ilvl="2" w:tplc="B1D01A9E">
      <w:start w:val="1"/>
      <w:numFmt w:val="bullet"/>
      <w:lvlText w:val="•"/>
      <w:lvlJc w:val="left"/>
      <w:pPr>
        <w:tabs>
          <w:tab w:val="num" w:pos="3616"/>
        </w:tabs>
        <w:ind w:left="3616" w:hanging="360"/>
      </w:pPr>
      <w:rPr>
        <w:rFonts w:ascii="Arial" w:hAnsi="Arial" w:hint="default"/>
      </w:rPr>
    </w:lvl>
    <w:lvl w:ilvl="3" w:tplc="98D22CFA" w:tentative="1">
      <w:start w:val="1"/>
      <w:numFmt w:val="bullet"/>
      <w:lvlText w:val="•"/>
      <w:lvlJc w:val="left"/>
      <w:pPr>
        <w:tabs>
          <w:tab w:val="num" w:pos="4336"/>
        </w:tabs>
        <w:ind w:left="4336" w:hanging="360"/>
      </w:pPr>
      <w:rPr>
        <w:rFonts w:ascii="Arial" w:hAnsi="Arial" w:hint="default"/>
      </w:rPr>
    </w:lvl>
    <w:lvl w:ilvl="4" w:tplc="EBEAFB7E" w:tentative="1">
      <w:start w:val="1"/>
      <w:numFmt w:val="bullet"/>
      <w:lvlText w:val="•"/>
      <w:lvlJc w:val="left"/>
      <w:pPr>
        <w:tabs>
          <w:tab w:val="num" w:pos="5056"/>
        </w:tabs>
        <w:ind w:left="5056" w:hanging="360"/>
      </w:pPr>
      <w:rPr>
        <w:rFonts w:ascii="Arial" w:hAnsi="Arial" w:hint="default"/>
      </w:rPr>
    </w:lvl>
    <w:lvl w:ilvl="5" w:tplc="CF9890FA" w:tentative="1">
      <w:start w:val="1"/>
      <w:numFmt w:val="bullet"/>
      <w:lvlText w:val="•"/>
      <w:lvlJc w:val="left"/>
      <w:pPr>
        <w:tabs>
          <w:tab w:val="num" w:pos="5776"/>
        </w:tabs>
        <w:ind w:left="5776" w:hanging="360"/>
      </w:pPr>
      <w:rPr>
        <w:rFonts w:ascii="Arial" w:hAnsi="Arial" w:hint="default"/>
      </w:rPr>
    </w:lvl>
    <w:lvl w:ilvl="6" w:tplc="7196E1FA" w:tentative="1">
      <w:start w:val="1"/>
      <w:numFmt w:val="bullet"/>
      <w:lvlText w:val="•"/>
      <w:lvlJc w:val="left"/>
      <w:pPr>
        <w:tabs>
          <w:tab w:val="num" w:pos="6496"/>
        </w:tabs>
        <w:ind w:left="6496" w:hanging="360"/>
      </w:pPr>
      <w:rPr>
        <w:rFonts w:ascii="Arial" w:hAnsi="Arial" w:hint="default"/>
      </w:rPr>
    </w:lvl>
    <w:lvl w:ilvl="7" w:tplc="E710DA56" w:tentative="1">
      <w:start w:val="1"/>
      <w:numFmt w:val="bullet"/>
      <w:lvlText w:val="•"/>
      <w:lvlJc w:val="left"/>
      <w:pPr>
        <w:tabs>
          <w:tab w:val="num" w:pos="7216"/>
        </w:tabs>
        <w:ind w:left="7216" w:hanging="360"/>
      </w:pPr>
      <w:rPr>
        <w:rFonts w:ascii="Arial" w:hAnsi="Arial" w:hint="default"/>
      </w:rPr>
    </w:lvl>
    <w:lvl w:ilvl="8" w:tplc="C77A4770" w:tentative="1">
      <w:start w:val="1"/>
      <w:numFmt w:val="bullet"/>
      <w:lvlText w:val="•"/>
      <w:lvlJc w:val="left"/>
      <w:pPr>
        <w:tabs>
          <w:tab w:val="num" w:pos="7936"/>
        </w:tabs>
        <w:ind w:left="7936" w:hanging="360"/>
      </w:pPr>
      <w:rPr>
        <w:rFonts w:ascii="Arial" w:hAnsi="Arial" w:hint="default"/>
      </w:rPr>
    </w:lvl>
  </w:abstractNum>
  <w:abstractNum w:abstractNumId="1" w15:restartNumberingAfterBreak="0">
    <w:nsid w:val="07602115"/>
    <w:multiLevelType w:val="hybridMultilevel"/>
    <w:tmpl w:val="A0B85982"/>
    <w:lvl w:ilvl="0" w:tplc="65EA5D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7891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D2F0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242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547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EC2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0A5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7896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C894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AC8494E"/>
    <w:multiLevelType w:val="hybridMultilevel"/>
    <w:tmpl w:val="D262BA0A"/>
    <w:lvl w:ilvl="0" w:tplc="983E2116">
      <w:start w:val="5"/>
      <w:numFmt w:val="bullet"/>
      <w:lvlText w:val="◾"/>
      <w:lvlJc w:val="left"/>
      <w:pPr>
        <w:ind w:left="360" w:hanging="360"/>
      </w:pPr>
      <w:rPr>
        <w:rFonts w:ascii="Segoe UI Symbol" w:eastAsia="宋体" w:hAnsi="Segoe UI Symbol" w:cs="Segoe UI 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147341"/>
    <w:multiLevelType w:val="hybridMultilevel"/>
    <w:tmpl w:val="02722720"/>
    <w:lvl w:ilvl="0" w:tplc="DB1EB55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1FF2392E"/>
    <w:multiLevelType w:val="hybridMultilevel"/>
    <w:tmpl w:val="481A5C62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7F5A375C">
      <w:start w:val="95"/>
      <w:numFmt w:val="bullet"/>
      <w:lvlText w:val="-"/>
      <w:lvlJc w:val="left"/>
      <w:pPr>
        <w:ind w:left="2820" w:hanging="360"/>
      </w:pPr>
      <w:rPr>
        <w:rFonts w:ascii="Apple Braille" w:eastAsiaTheme="minorEastAsia" w:hAnsi="Apple Braille" w:cstheme="minorBidi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21C774A2"/>
    <w:multiLevelType w:val="hybridMultilevel"/>
    <w:tmpl w:val="3E407E92"/>
    <w:lvl w:ilvl="0" w:tplc="2752F546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39F4B39"/>
    <w:multiLevelType w:val="hybridMultilevel"/>
    <w:tmpl w:val="5E30D602"/>
    <w:lvl w:ilvl="0" w:tplc="71B0F382">
      <w:start w:val="1"/>
      <w:numFmt w:val="bullet"/>
      <w:lvlText w:val=""/>
      <w:lvlJc w:val="left"/>
      <w:pPr>
        <w:ind w:left="360" w:hanging="360"/>
      </w:pPr>
      <w:rPr>
        <w:rFonts w:ascii="Wingdings" w:eastAsia="Cambr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FB5B1B"/>
    <w:multiLevelType w:val="multilevel"/>
    <w:tmpl w:val="CDCEE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B6753E"/>
    <w:multiLevelType w:val="hybridMultilevel"/>
    <w:tmpl w:val="1444B7BA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46F6D99C">
      <w:start w:val="1"/>
      <w:numFmt w:val="bullet"/>
      <w:lvlText w:val="•"/>
      <w:lvlJc w:val="left"/>
      <w:pPr>
        <w:ind w:left="1265" w:hanging="420"/>
      </w:pPr>
      <w:rPr>
        <w:rFonts w:ascii="Arial" w:hAnsi="Arial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9" w15:restartNumberingAfterBreak="0">
    <w:nsid w:val="2A844801"/>
    <w:multiLevelType w:val="hybridMultilevel"/>
    <w:tmpl w:val="39700AFA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46F6D99C">
      <w:start w:val="1"/>
      <w:numFmt w:val="bullet"/>
      <w:lvlText w:val="•"/>
      <w:lvlJc w:val="left"/>
      <w:pPr>
        <w:ind w:left="1265" w:hanging="420"/>
      </w:pPr>
      <w:rPr>
        <w:rFonts w:ascii="Arial" w:hAnsi="Arial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0" w15:restartNumberingAfterBreak="0">
    <w:nsid w:val="2AD20842"/>
    <w:multiLevelType w:val="hybridMultilevel"/>
    <w:tmpl w:val="E99A5A00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2FDC4DB0"/>
    <w:multiLevelType w:val="multilevel"/>
    <w:tmpl w:val="3286C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8A0E35"/>
    <w:multiLevelType w:val="hybridMultilevel"/>
    <w:tmpl w:val="821A88DC"/>
    <w:lvl w:ilvl="0" w:tplc="9E4EC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4225C3"/>
    <w:multiLevelType w:val="hybridMultilevel"/>
    <w:tmpl w:val="E6BA23D6"/>
    <w:lvl w:ilvl="0" w:tplc="0409000D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338B09B5"/>
    <w:multiLevelType w:val="hybridMultilevel"/>
    <w:tmpl w:val="2C46C0DE"/>
    <w:lvl w:ilvl="0" w:tplc="AA90F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21A">
      <w:start w:val="25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98D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7ECB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9288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E44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00EF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41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063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92870E8"/>
    <w:multiLevelType w:val="hybridMultilevel"/>
    <w:tmpl w:val="72B4C1E0"/>
    <w:lvl w:ilvl="0" w:tplc="51A49598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Arial" w:hAnsi="Arial" w:hint="default"/>
      </w:rPr>
    </w:lvl>
    <w:lvl w:ilvl="1" w:tplc="92EE53DA" w:tentative="1">
      <w:start w:val="1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Arial" w:hAnsi="Arial" w:hint="default"/>
      </w:rPr>
    </w:lvl>
    <w:lvl w:ilvl="2" w:tplc="618803D0" w:tentative="1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Arial" w:hAnsi="Arial" w:hint="default"/>
      </w:rPr>
    </w:lvl>
    <w:lvl w:ilvl="3" w:tplc="80BC0B08" w:tentative="1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Arial" w:hAnsi="Arial" w:hint="default"/>
      </w:rPr>
    </w:lvl>
    <w:lvl w:ilvl="4" w:tplc="847038B6" w:tentative="1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Arial" w:hAnsi="Arial" w:hint="default"/>
      </w:rPr>
    </w:lvl>
    <w:lvl w:ilvl="5" w:tplc="2BE67B3E" w:tentative="1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Arial" w:hAnsi="Arial" w:hint="default"/>
      </w:rPr>
    </w:lvl>
    <w:lvl w:ilvl="6" w:tplc="A058ED06" w:tentative="1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Arial" w:hAnsi="Arial" w:hint="default"/>
      </w:rPr>
    </w:lvl>
    <w:lvl w:ilvl="7" w:tplc="8C76EFCA" w:tentative="1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Arial" w:hAnsi="Arial" w:hint="default"/>
      </w:rPr>
    </w:lvl>
    <w:lvl w:ilvl="8" w:tplc="BC0A4F18" w:tentative="1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Arial" w:hAnsi="Arial" w:hint="default"/>
      </w:rPr>
    </w:lvl>
  </w:abstractNum>
  <w:abstractNum w:abstractNumId="16" w15:restartNumberingAfterBreak="0">
    <w:nsid w:val="407B68B2"/>
    <w:multiLevelType w:val="hybridMultilevel"/>
    <w:tmpl w:val="B2142B6E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496323EE"/>
    <w:multiLevelType w:val="multilevel"/>
    <w:tmpl w:val="250A4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E90782"/>
    <w:multiLevelType w:val="hybridMultilevel"/>
    <w:tmpl w:val="7E38ADB4"/>
    <w:lvl w:ilvl="0" w:tplc="0409000D">
      <w:start w:val="1"/>
      <w:numFmt w:val="bullet"/>
      <w:lvlText w:val="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9" w15:restartNumberingAfterBreak="0">
    <w:nsid w:val="524601B8"/>
    <w:multiLevelType w:val="hybridMultilevel"/>
    <w:tmpl w:val="41CA6BFC"/>
    <w:lvl w:ilvl="0" w:tplc="983E2116">
      <w:start w:val="5"/>
      <w:numFmt w:val="bullet"/>
      <w:lvlText w:val="◾"/>
      <w:lvlJc w:val="left"/>
      <w:pPr>
        <w:ind w:left="360" w:hanging="360"/>
      </w:pPr>
      <w:rPr>
        <w:rFonts w:ascii="Segoe UI Symbol" w:eastAsia="宋体" w:hAnsi="Segoe UI Symbol" w:cs="Segoe UI Symbol" w:hint="default"/>
      </w:rPr>
    </w:lvl>
    <w:lvl w:ilvl="1" w:tplc="6CF20824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8FECDB80">
      <w:start w:val="5"/>
      <w:numFmt w:val="bullet"/>
      <w:lvlText w:val="-"/>
      <w:lvlJc w:val="left"/>
      <w:pPr>
        <w:ind w:left="1200" w:hanging="360"/>
      </w:pPr>
      <w:rPr>
        <w:rFonts w:ascii="Segoe UI Symbol" w:eastAsiaTheme="minorEastAsia" w:hAnsi="Segoe UI Symbol" w:cs="Segoe UI Symbol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6407DB"/>
    <w:multiLevelType w:val="hybridMultilevel"/>
    <w:tmpl w:val="1CB8146E"/>
    <w:lvl w:ilvl="0" w:tplc="0409000D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 w15:restartNumberingAfterBreak="0">
    <w:nsid w:val="52F41CB1"/>
    <w:multiLevelType w:val="hybridMultilevel"/>
    <w:tmpl w:val="F01E301E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2" w15:restartNumberingAfterBreak="0">
    <w:nsid w:val="556262A0"/>
    <w:multiLevelType w:val="hybridMultilevel"/>
    <w:tmpl w:val="B8C62EC4"/>
    <w:lvl w:ilvl="0" w:tplc="0409000D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59096EF1"/>
    <w:multiLevelType w:val="hybridMultilevel"/>
    <w:tmpl w:val="D4B49284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4" w15:restartNumberingAfterBreak="0">
    <w:nsid w:val="651A6136"/>
    <w:multiLevelType w:val="hybridMultilevel"/>
    <w:tmpl w:val="FAB23D82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5" w15:restartNumberingAfterBreak="0">
    <w:nsid w:val="66300093"/>
    <w:multiLevelType w:val="hybridMultilevel"/>
    <w:tmpl w:val="82DEFE5C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2" w:tplc="F9B414FA">
      <w:numFmt w:val="bullet"/>
      <w:lvlText w:val="•"/>
      <w:lvlJc w:val="left"/>
      <w:pPr>
        <w:ind w:left="1980" w:hanging="360"/>
      </w:pPr>
      <w:rPr>
        <w:rFonts w:ascii="Apple Braille" w:eastAsiaTheme="minorEastAsia" w:hAnsi="Apple Braille" w:cstheme="minorBidi" w:hint="default"/>
      </w:rPr>
    </w:lvl>
    <w:lvl w:ilvl="3" w:tplc="BB1A752C">
      <w:numFmt w:val="bullet"/>
      <w:lvlText w:val="–"/>
      <w:lvlJc w:val="left"/>
      <w:pPr>
        <w:ind w:left="2400" w:hanging="360"/>
      </w:pPr>
      <w:rPr>
        <w:rFonts w:ascii="Apple Braille" w:eastAsiaTheme="minorEastAsia" w:hAnsi="Apple Braille" w:cstheme="minorBidi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6" w15:restartNumberingAfterBreak="0">
    <w:nsid w:val="6B061CC9"/>
    <w:multiLevelType w:val="multilevel"/>
    <w:tmpl w:val="17BA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CBC45B6"/>
    <w:multiLevelType w:val="hybridMultilevel"/>
    <w:tmpl w:val="448049C0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8" w15:restartNumberingAfterBreak="0">
    <w:nsid w:val="6D437425"/>
    <w:multiLevelType w:val="hybridMultilevel"/>
    <w:tmpl w:val="5B68FD5C"/>
    <w:lvl w:ilvl="0" w:tplc="E5EA0580">
      <w:start w:val="1"/>
      <w:numFmt w:val="bullet"/>
      <w:lvlText w:val=""/>
      <w:lvlJc w:val="left"/>
      <w:pPr>
        <w:ind w:left="360" w:hanging="360"/>
      </w:pPr>
      <w:rPr>
        <w:rFonts w:ascii="Wingdings" w:eastAsia="Cambr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F335437"/>
    <w:multiLevelType w:val="hybridMultilevel"/>
    <w:tmpl w:val="945622FC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0" w15:restartNumberingAfterBreak="0">
    <w:nsid w:val="71230C4B"/>
    <w:multiLevelType w:val="hybridMultilevel"/>
    <w:tmpl w:val="B0121B3E"/>
    <w:lvl w:ilvl="0" w:tplc="04090009">
      <w:start w:val="1"/>
      <w:numFmt w:val="bullet"/>
      <w:lvlText w:val=""/>
      <w:lvlJc w:val="left"/>
      <w:pPr>
        <w:ind w:left="130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7" w:hanging="420"/>
      </w:pPr>
      <w:rPr>
        <w:rFonts w:ascii="Wingdings" w:hAnsi="Wingdings" w:hint="default"/>
      </w:rPr>
    </w:lvl>
  </w:abstractNum>
  <w:abstractNum w:abstractNumId="31" w15:restartNumberingAfterBreak="0">
    <w:nsid w:val="724D4D7E"/>
    <w:multiLevelType w:val="hybridMultilevel"/>
    <w:tmpl w:val="58CE4004"/>
    <w:lvl w:ilvl="0" w:tplc="983E2116">
      <w:start w:val="5"/>
      <w:numFmt w:val="bullet"/>
      <w:lvlText w:val="◾"/>
      <w:lvlJc w:val="left"/>
      <w:pPr>
        <w:ind w:left="360" w:hanging="360"/>
      </w:pPr>
      <w:rPr>
        <w:rFonts w:ascii="Segoe UI Symbol" w:eastAsia="宋体" w:hAnsi="Segoe UI Symbol" w:cs="Segoe UI Symbol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55F14EF"/>
    <w:multiLevelType w:val="hybridMultilevel"/>
    <w:tmpl w:val="B24CB6A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3" w15:restartNumberingAfterBreak="0">
    <w:nsid w:val="75615A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783F6543"/>
    <w:multiLevelType w:val="hybridMultilevel"/>
    <w:tmpl w:val="343C6DE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8477FD5"/>
    <w:multiLevelType w:val="hybridMultilevel"/>
    <w:tmpl w:val="E9DA0A6C"/>
    <w:lvl w:ilvl="0" w:tplc="46F6D99C">
      <w:start w:val="1"/>
      <w:numFmt w:val="bullet"/>
      <w:lvlText w:val="•"/>
      <w:lvlJc w:val="left"/>
      <w:pPr>
        <w:tabs>
          <w:tab w:val="num" w:pos="420"/>
        </w:tabs>
        <w:ind w:left="420" w:hanging="360"/>
      </w:pPr>
      <w:rPr>
        <w:rFonts w:ascii="Arial" w:hAnsi="Arial" w:hint="default"/>
      </w:rPr>
    </w:lvl>
    <w:lvl w:ilvl="1" w:tplc="E85EF496" w:tentative="1">
      <w:start w:val="1"/>
      <w:numFmt w:val="bullet"/>
      <w:lvlText w:val="•"/>
      <w:lvlJc w:val="left"/>
      <w:pPr>
        <w:tabs>
          <w:tab w:val="num" w:pos="1140"/>
        </w:tabs>
        <w:ind w:left="1140" w:hanging="360"/>
      </w:pPr>
      <w:rPr>
        <w:rFonts w:ascii="Arial" w:hAnsi="Arial" w:hint="default"/>
      </w:rPr>
    </w:lvl>
    <w:lvl w:ilvl="2" w:tplc="C966F63E" w:tentative="1">
      <w:start w:val="1"/>
      <w:numFmt w:val="bullet"/>
      <w:lvlText w:val="•"/>
      <w:lvlJc w:val="left"/>
      <w:pPr>
        <w:tabs>
          <w:tab w:val="num" w:pos="1860"/>
        </w:tabs>
        <w:ind w:left="1860" w:hanging="360"/>
      </w:pPr>
      <w:rPr>
        <w:rFonts w:ascii="Arial" w:hAnsi="Arial" w:hint="default"/>
      </w:rPr>
    </w:lvl>
    <w:lvl w:ilvl="3" w:tplc="73808FA6" w:tentative="1">
      <w:start w:val="1"/>
      <w:numFmt w:val="bullet"/>
      <w:lvlText w:val="•"/>
      <w:lvlJc w:val="left"/>
      <w:pPr>
        <w:tabs>
          <w:tab w:val="num" w:pos="2580"/>
        </w:tabs>
        <w:ind w:left="2580" w:hanging="360"/>
      </w:pPr>
      <w:rPr>
        <w:rFonts w:ascii="Arial" w:hAnsi="Arial" w:hint="default"/>
      </w:rPr>
    </w:lvl>
    <w:lvl w:ilvl="4" w:tplc="6332F7BE" w:tentative="1">
      <w:start w:val="1"/>
      <w:numFmt w:val="bullet"/>
      <w:lvlText w:val="•"/>
      <w:lvlJc w:val="left"/>
      <w:pPr>
        <w:tabs>
          <w:tab w:val="num" w:pos="3300"/>
        </w:tabs>
        <w:ind w:left="3300" w:hanging="360"/>
      </w:pPr>
      <w:rPr>
        <w:rFonts w:ascii="Arial" w:hAnsi="Arial" w:hint="default"/>
      </w:rPr>
    </w:lvl>
    <w:lvl w:ilvl="5" w:tplc="C298CC0C" w:tentative="1">
      <w:start w:val="1"/>
      <w:numFmt w:val="bullet"/>
      <w:lvlText w:val="•"/>
      <w:lvlJc w:val="left"/>
      <w:pPr>
        <w:tabs>
          <w:tab w:val="num" w:pos="4020"/>
        </w:tabs>
        <w:ind w:left="4020" w:hanging="360"/>
      </w:pPr>
      <w:rPr>
        <w:rFonts w:ascii="Arial" w:hAnsi="Arial" w:hint="default"/>
      </w:rPr>
    </w:lvl>
    <w:lvl w:ilvl="6" w:tplc="8AB23EFA" w:tentative="1">
      <w:start w:val="1"/>
      <w:numFmt w:val="bullet"/>
      <w:lvlText w:val="•"/>
      <w:lvlJc w:val="left"/>
      <w:pPr>
        <w:tabs>
          <w:tab w:val="num" w:pos="4740"/>
        </w:tabs>
        <w:ind w:left="4740" w:hanging="360"/>
      </w:pPr>
      <w:rPr>
        <w:rFonts w:ascii="Arial" w:hAnsi="Arial" w:hint="default"/>
      </w:rPr>
    </w:lvl>
    <w:lvl w:ilvl="7" w:tplc="7ECE3BF4" w:tentative="1">
      <w:start w:val="1"/>
      <w:numFmt w:val="bullet"/>
      <w:lvlText w:val="•"/>
      <w:lvlJc w:val="left"/>
      <w:pPr>
        <w:tabs>
          <w:tab w:val="num" w:pos="5460"/>
        </w:tabs>
        <w:ind w:left="5460" w:hanging="360"/>
      </w:pPr>
      <w:rPr>
        <w:rFonts w:ascii="Arial" w:hAnsi="Arial" w:hint="default"/>
      </w:rPr>
    </w:lvl>
    <w:lvl w:ilvl="8" w:tplc="92CAB444" w:tentative="1">
      <w:start w:val="1"/>
      <w:numFmt w:val="bullet"/>
      <w:lvlText w:val="•"/>
      <w:lvlJc w:val="left"/>
      <w:pPr>
        <w:tabs>
          <w:tab w:val="num" w:pos="6180"/>
        </w:tabs>
        <w:ind w:left="6180" w:hanging="360"/>
      </w:pPr>
      <w:rPr>
        <w:rFonts w:ascii="Arial" w:hAnsi="Arial" w:hint="default"/>
      </w:rPr>
    </w:lvl>
  </w:abstractNum>
  <w:num w:numId="1">
    <w:abstractNumId w:val="33"/>
  </w:num>
  <w:num w:numId="2">
    <w:abstractNumId w:val="28"/>
  </w:num>
  <w:num w:numId="3">
    <w:abstractNumId w:val="6"/>
  </w:num>
  <w:num w:numId="4">
    <w:abstractNumId w:val="5"/>
  </w:num>
  <w:num w:numId="5">
    <w:abstractNumId w:val="26"/>
  </w:num>
  <w:num w:numId="6">
    <w:abstractNumId w:val="17"/>
  </w:num>
  <w:num w:numId="7">
    <w:abstractNumId w:val="7"/>
  </w:num>
  <w:num w:numId="8">
    <w:abstractNumId w:val="11"/>
  </w:num>
  <w:num w:numId="9">
    <w:abstractNumId w:val="3"/>
  </w:num>
  <w:num w:numId="10">
    <w:abstractNumId w:val="32"/>
  </w:num>
  <w:num w:numId="11">
    <w:abstractNumId w:val="13"/>
  </w:num>
  <w:num w:numId="12">
    <w:abstractNumId w:val="10"/>
  </w:num>
  <w:num w:numId="13">
    <w:abstractNumId w:val="20"/>
  </w:num>
  <w:num w:numId="14">
    <w:abstractNumId w:val="12"/>
  </w:num>
  <w:num w:numId="15">
    <w:abstractNumId w:val="27"/>
  </w:num>
  <w:num w:numId="16">
    <w:abstractNumId w:val="25"/>
  </w:num>
  <w:num w:numId="17">
    <w:abstractNumId w:val="34"/>
  </w:num>
  <w:num w:numId="18">
    <w:abstractNumId w:val="24"/>
  </w:num>
  <w:num w:numId="19">
    <w:abstractNumId w:val="18"/>
  </w:num>
  <w:num w:numId="20">
    <w:abstractNumId w:val="4"/>
  </w:num>
  <w:num w:numId="21">
    <w:abstractNumId w:val="30"/>
  </w:num>
  <w:num w:numId="22">
    <w:abstractNumId w:val="16"/>
  </w:num>
  <w:num w:numId="23">
    <w:abstractNumId w:val="21"/>
  </w:num>
  <w:num w:numId="24">
    <w:abstractNumId w:val="23"/>
  </w:num>
  <w:num w:numId="25">
    <w:abstractNumId w:val="22"/>
  </w:num>
  <w:num w:numId="26">
    <w:abstractNumId w:val="35"/>
  </w:num>
  <w:num w:numId="27">
    <w:abstractNumId w:val="1"/>
  </w:num>
  <w:num w:numId="28">
    <w:abstractNumId w:val="15"/>
  </w:num>
  <w:num w:numId="29">
    <w:abstractNumId w:val="0"/>
  </w:num>
  <w:num w:numId="30">
    <w:abstractNumId w:val="14"/>
  </w:num>
  <w:num w:numId="31">
    <w:abstractNumId w:val="29"/>
  </w:num>
  <w:num w:numId="32">
    <w:abstractNumId w:val="9"/>
  </w:num>
  <w:num w:numId="33">
    <w:abstractNumId w:val="8"/>
  </w:num>
  <w:num w:numId="34">
    <w:abstractNumId w:val="2"/>
  </w:num>
  <w:num w:numId="35">
    <w:abstractNumId w:val="19"/>
  </w:num>
  <w:num w:numId="36">
    <w:abstractNumId w:val="3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ai Rong">
    <w15:presenceInfo w15:providerId="Windows Live" w15:userId="ed9b1f8d9d247d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attachedTemplate r:id="rId1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Yws7QwNrIwMjK1MDRW0lEKTi0uzszPAykwqQUAJnSJjSwAAAA="/>
  </w:docVars>
  <w:rsids>
    <w:rsidRoot w:val="004E42F9"/>
    <w:rsid w:val="000259B5"/>
    <w:rsid w:val="000374B5"/>
    <w:rsid w:val="000447FA"/>
    <w:rsid w:val="00056731"/>
    <w:rsid w:val="000663A1"/>
    <w:rsid w:val="000A6509"/>
    <w:rsid w:val="000B34AA"/>
    <w:rsid w:val="000B566D"/>
    <w:rsid w:val="000B6C27"/>
    <w:rsid w:val="000D4B99"/>
    <w:rsid w:val="000E043E"/>
    <w:rsid w:val="000F10D7"/>
    <w:rsid w:val="000F1DBD"/>
    <w:rsid w:val="00126B18"/>
    <w:rsid w:val="00134545"/>
    <w:rsid w:val="00134BB6"/>
    <w:rsid w:val="00141E88"/>
    <w:rsid w:val="001438A5"/>
    <w:rsid w:val="00156690"/>
    <w:rsid w:val="00163C52"/>
    <w:rsid w:val="001801EF"/>
    <w:rsid w:val="00185353"/>
    <w:rsid w:val="001B0449"/>
    <w:rsid w:val="001C1A96"/>
    <w:rsid w:val="001D4558"/>
    <w:rsid w:val="001D4C37"/>
    <w:rsid w:val="001E27C8"/>
    <w:rsid w:val="001E2E3C"/>
    <w:rsid w:val="001E452A"/>
    <w:rsid w:val="001E7F63"/>
    <w:rsid w:val="00200CAB"/>
    <w:rsid w:val="0021390A"/>
    <w:rsid w:val="002168C8"/>
    <w:rsid w:val="00224C61"/>
    <w:rsid w:val="002842C3"/>
    <w:rsid w:val="002863F9"/>
    <w:rsid w:val="00294408"/>
    <w:rsid w:val="002A598C"/>
    <w:rsid w:val="002A7380"/>
    <w:rsid w:val="002C562E"/>
    <w:rsid w:val="002F54D8"/>
    <w:rsid w:val="00321E32"/>
    <w:rsid w:val="00353ABF"/>
    <w:rsid w:val="003713A0"/>
    <w:rsid w:val="00371DBC"/>
    <w:rsid w:val="003B3018"/>
    <w:rsid w:val="003B3A7D"/>
    <w:rsid w:val="003C51AA"/>
    <w:rsid w:val="003D36D7"/>
    <w:rsid w:val="003D5E8E"/>
    <w:rsid w:val="003D75EF"/>
    <w:rsid w:val="003E6E65"/>
    <w:rsid w:val="00407682"/>
    <w:rsid w:val="00423806"/>
    <w:rsid w:val="004270A6"/>
    <w:rsid w:val="00432693"/>
    <w:rsid w:val="00445C03"/>
    <w:rsid w:val="004460D2"/>
    <w:rsid w:val="0045514B"/>
    <w:rsid w:val="00457780"/>
    <w:rsid w:val="004638B4"/>
    <w:rsid w:val="004D22C2"/>
    <w:rsid w:val="004E37E1"/>
    <w:rsid w:val="004E42F9"/>
    <w:rsid w:val="004E53FA"/>
    <w:rsid w:val="004E68F8"/>
    <w:rsid w:val="004F59B8"/>
    <w:rsid w:val="00501A9A"/>
    <w:rsid w:val="00522124"/>
    <w:rsid w:val="00526779"/>
    <w:rsid w:val="0053289C"/>
    <w:rsid w:val="00541F42"/>
    <w:rsid w:val="00544B1F"/>
    <w:rsid w:val="00552F65"/>
    <w:rsid w:val="0056320E"/>
    <w:rsid w:val="005632B9"/>
    <w:rsid w:val="00563F92"/>
    <w:rsid w:val="00573154"/>
    <w:rsid w:val="00590326"/>
    <w:rsid w:val="005F79D9"/>
    <w:rsid w:val="00610B46"/>
    <w:rsid w:val="006368B0"/>
    <w:rsid w:val="00642BDC"/>
    <w:rsid w:val="00654BA8"/>
    <w:rsid w:val="0066374E"/>
    <w:rsid w:val="006926D5"/>
    <w:rsid w:val="00693134"/>
    <w:rsid w:val="006A1164"/>
    <w:rsid w:val="006A474D"/>
    <w:rsid w:val="006A5CDC"/>
    <w:rsid w:val="006B5710"/>
    <w:rsid w:val="006B7135"/>
    <w:rsid w:val="006B7A42"/>
    <w:rsid w:val="006C1A12"/>
    <w:rsid w:val="006D3166"/>
    <w:rsid w:val="006D7CDE"/>
    <w:rsid w:val="0070062D"/>
    <w:rsid w:val="007046D9"/>
    <w:rsid w:val="00724CA1"/>
    <w:rsid w:val="00731FFE"/>
    <w:rsid w:val="00732879"/>
    <w:rsid w:val="00743193"/>
    <w:rsid w:val="0077240F"/>
    <w:rsid w:val="00782350"/>
    <w:rsid w:val="007933AE"/>
    <w:rsid w:val="007D3654"/>
    <w:rsid w:val="007F5562"/>
    <w:rsid w:val="007F765E"/>
    <w:rsid w:val="00810422"/>
    <w:rsid w:val="00812903"/>
    <w:rsid w:val="00835B2B"/>
    <w:rsid w:val="008479F9"/>
    <w:rsid w:val="0085532E"/>
    <w:rsid w:val="00877623"/>
    <w:rsid w:val="00881B71"/>
    <w:rsid w:val="008874B5"/>
    <w:rsid w:val="00895685"/>
    <w:rsid w:val="008F09FA"/>
    <w:rsid w:val="00900C2D"/>
    <w:rsid w:val="00906A3E"/>
    <w:rsid w:val="00906CE5"/>
    <w:rsid w:val="009127B1"/>
    <w:rsid w:val="00932A79"/>
    <w:rsid w:val="00941824"/>
    <w:rsid w:val="009462B8"/>
    <w:rsid w:val="0095660D"/>
    <w:rsid w:val="00965740"/>
    <w:rsid w:val="00971FAB"/>
    <w:rsid w:val="009B45A2"/>
    <w:rsid w:val="009E5174"/>
    <w:rsid w:val="009E73C8"/>
    <w:rsid w:val="009F521E"/>
    <w:rsid w:val="00A24990"/>
    <w:rsid w:val="00A54C9F"/>
    <w:rsid w:val="00A80242"/>
    <w:rsid w:val="00A8612F"/>
    <w:rsid w:val="00A93A06"/>
    <w:rsid w:val="00A9498E"/>
    <w:rsid w:val="00AA28F7"/>
    <w:rsid w:val="00AB151C"/>
    <w:rsid w:val="00AB68B9"/>
    <w:rsid w:val="00AD09F0"/>
    <w:rsid w:val="00B11CCF"/>
    <w:rsid w:val="00B14C41"/>
    <w:rsid w:val="00B51A4E"/>
    <w:rsid w:val="00B523EA"/>
    <w:rsid w:val="00B95193"/>
    <w:rsid w:val="00BA4625"/>
    <w:rsid w:val="00BB169A"/>
    <w:rsid w:val="00BB7A01"/>
    <w:rsid w:val="00BC6E8E"/>
    <w:rsid w:val="00BF4972"/>
    <w:rsid w:val="00C00621"/>
    <w:rsid w:val="00C0748F"/>
    <w:rsid w:val="00C322FA"/>
    <w:rsid w:val="00C3340F"/>
    <w:rsid w:val="00C47B65"/>
    <w:rsid w:val="00C62FFC"/>
    <w:rsid w:val="00C94722"/>
    <w:rsid w:val="00CA040D"/>
    <w:rsid w:val="00CA29A6"/>
    <w:rsid w:val="00CA4A26"/>
    <w:rsid w:val="00CD08E4"/>
    <w:rsid w:val="00CD744D"/>
    <w:rsid w:val="00CE7AF4"/>
    <w:rsid w:val="00D02E87"/>
    <w:rsid w:val="00D13A23"/>
    <w:rsid w:val="00D47ADE"/>
    <w:rsid w:val="00D5776F"/>
    <w:rsid w:val="00D72B65"/>
    <w:rsid w:val="00D77CC9"/>
    <w:rsid w:val="00D80FAE"/>
    <w:rsid w:val="00D853E1"/>
    <w:rsid w:val="00D93F79"/>
    <w:rsid w:val="00DB1926"/>
    <w:rsid w:val="00DC2B6F"/>
    <w:rsid w:val="00DE651A"/>
    <w:rsid w:val="00DF5E7F"/>
    <w:rsid w:val="00E37101"/>
    <w:rsid w:val="00E45E30"/>
    <w:rsid w:val="00E52EDF"/>
    <w:rsid w:val="00E534A5"/>
    <w:rsid w:val="00E60364"/>
    <w:rsid w:val="00EB511F"/>
    <w:rsid w:val="00ED01FA"/>
    <w:rsid w:val="00ED08EC"/>
    <w:rsid w:val="00ED2465"/>
    <w:rsid w:val="00ED5D4B"/>
    <w:rsid w:val="00ED759A"/>
    <w:rsid w:val="00F01D2D"/>
    <w:rsid w:val="00F0534E"/>
    <w:rsid w:val="00F15A85"/>
    <w:rsid w:val="00F43ABB"/>
    <w:rsid w:val="00F47113"/>
    <w:rsid w:val="00F56307"/>
    <w:rsid w:val="00F63BB6"/>
    <w:rsid w:val="00F708AF"/>
    <w:rsid w:val="00F739FC"/>
    <w:rsid w:val="00F80804"/>
    <w:rsid w:val="00F80F64"/>
    <w:rsid w:val="00F90CD5"/>
    <w:rsid w:val="00F94A3A"/>
    <w:rsid w:val="00FA2487"/>
    <w:rsid w:val="00FB5938"/>
    <w:rsid w:val="00FF2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1B9D6"/>
  <w15:chartTrackingRefBased/>
  <w15:docId w15:val="{4F5A95F8-589E-414E-A340-7C7E7679F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5EF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2C56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9440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944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94408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29440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294408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4B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4B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4B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4B1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544B1F"/>
    <w:rPr>
      <w:color w:val="808080"/>
    </w:rPr>
  </w:style>
  <w:style w:type="character" w:customStyle="1" w:styleId="10">
    <w:name w:val="标题 1 字符"/>
    <w:basedOn w:val="a0"/>
    <w:link w:val="1"/>
    <w:uiPriority w:val="9"/>
    <w:rsid w:val="002C562E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2C5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itle"/>
    <w:basedOn w:val="a"/>
    <w:next w:val="a"/>
    <w:link w:val="aa"/>
    <w:autoRedefine/>
    <w:uiPriority w:val="10"/>
    <w:qFormat/>
    <w:rsid w:val="001B04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a">
    <w:name w:val="标题 字符"/>
    <w:basedOn w:val="a0"/>
    <w:link w:val="a9"/>
    <w:uiPriority w:val="10"/>
    <w:rsid w:val="001B0449"/>
    <w:rPr>
      <w:rFonts w:asciiTheme="majorHAnsi" w:eastAsia="宋体" w:hAnsiTheme="majorHAnsi" w:cstheme="majorBidi"/>
      <w:b/>
      <w:bCs/>
      <w:sz w:val="44"/>
      <w:szCs w:val="32"/>
    </w:rPr>
  </w:style>
  <w:style w:type="paragraph" w:styleId="ab">
    <w:name w:val="Subtitle"/>
    <w:basedOn w:val="a"/>
    <w:next w:val="a"/>
    <w:link w:val="ac"/>
    <w:autoRedefine/>
    <w:uiPriority w:val="11"/>
    <w:qFormat/>
    <w:rsid w:val="0029440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294408"/>
    <w:rPr>
      <w:rFonts w:eastAsia="宋体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9440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4408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94408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94408"/>
    <w:rPr>
      <w:rFonts w:eastAsia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94408"/>
    <w:rPr>
      <w:rFonts w:asciiTheme="majorHAnsi" w:eastAsia="宋体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F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52F65"/>
  </w:style>
  <w:style w:type="paragraph" w:styleId="TOC2">
    <w:name w:val="toc 2"/>
    <w:basedOn w:val="a"/>
    <w:next w:val="a"/>
    <w:autoRedefine/>
    <w:uiPriority w:val="39"/>
    <w:unhideWhenUsed/>
    <w:rsid w:val="00552F65"/>
    <w:pPr>
      <w:ind w:leftChars="200" w:left="420"/>
    </w:pPr>
  </w:style>
  <w:style w:type="character" w:styleId="ad">
    <w:name w:val="Hyperlink"/>
    <w:basedOn w:val="a0"/>
    <w:uiPriority w:val="99"/>
    <w:unhideWhenUsed/>
    <w:rsid w:val="00552F65"/>
    <w:rPr>
      <w:color w:val="0563C1" w:themeColor="hyperlink"/>
      <w:u w:val="single"/>
    </w:rPr>
  </w:style>
  <w:style w:type="paragraph" w:styleId="ae">
    <w:name w:val="List Paragraph"/>
    <w:basedOn w:val="a"/>
    <w:uiPriority w:val="34"/>
    <w:qFormat/>
    <w:rsid w:val="00526779"/>
    <w:pPr>
      <w:ind w:firstLineChars="200" w:firstLine="420"/>
    </w:pPr>
    <w:rPr>
      <w:rFonts w:eastAsiaTheme="minorEastAsia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526779"/>
    <w:rPr>
      <w:rFonts w:ascii="宋体"/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526779"/>
    <w:rPr>
      <w:rFonts w:ascii="宋体" w:eastAsia="宋体"/>
      <w:sz w:val="18"/>
      <w:szCs w:val="18"/>
    </w:rPr>
  </w:style>
  <w:style w:type="paragraph" w:styleId="af1">
    <w:name w:val="Normal (Web)"/>
    <w:basedOn w:val="a"/>
    <w:uiPriority w:val="99"/>
    <w:unhideWhenUsed/>
    <w:rsid w:val="0052677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2">
    <w:name w:val="Emphasis"/>
    <w:basedOn w:val="a0"/>
    <w:uiPriority w:val="20"/>
    <w:qFormat/>
    <w:rsid w:val="00526779"/>
    <w:rPr>
      <w:i/>
      <w:iCs/>
    </w:rPr>
  </w:style>
  <w:style w:type="table" w:styleId="1-1">
    <w:name w:val="Grid Table 1 Light Accent 1"/>
    <w:basedOn w:val="a1"/>
    <w:uiPriority w:val="46"/>
    <w:rsid w:val="00526779"/>
    <w:rPr>
      <w:szCs w:val="24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Grid Table 1 Light"/>
    <w:basedOn w:val="a1"/>
    <w:uiPriority w:val="46"/>
    <w:rsid w:val="00526779"/>
    <w:rPr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a"/>
    <w:next w:val="a"/>
    <w:autoRedefine/>
    <w:uiPriority w:val="39"/>
    <w:unhideWhenUsed/>
    <w:rsid w:val="00526779"/>
    <w:pPr>
      <w:ind w:leftChars="400" w:left="840"/>
    </w:pPr>
    <w:rPr>
      <w:rFonts w:eastAsiaTheme="minorEastAsia"/>
    </w:rPr>
  </w:style>
  <w:style w:type="paragraph" w:styleId="TOC4">
    <w:name w:val="toc 4"/>
    <w:basedOn w:val="a"/>
    <w:next w:val="a"/>
    <w:autoRedefine/>
    <w:uiPriority w:val="39"/>
    <w:unhideWhenUsed/>
    <w:rsid w:val="00526779"/>
    <w:pPr>
      <w:ind w:leftChars="600" w:left="1260"/>
    </w:pPr>
    <w:rPr>
      <w:rFonts w:eastAsiaTheme="minorEastAsia"/>
    </w:rPr>
  </w:style>
  <w:style w:type="paragraph" w:styleId="TOC5">
    <w:name w:val="toc 5"/>
    <w:basedOn w:val="a"/>
    <w:next w:val="a"/>
    <w:autoRedefine/>
    <w:uiPriority w:val="39"/>
    <w:unhideWhenUsed/>
    <w:rsid w:val="00526779"/>
    <w:pPr>
      <w:ind w:leftChars="800" w:left="1680"/>
    </w:pPr>
    <w:rPr>
      <w:rFonts w:eastAsiaTheme="minorEastAsia"/>
    </w:rPr>
  </w:style>
  <w:style w:type="paragraph" w:styleId="TOC6">
    <w:name w:val="toc 6"/>
    <w:basedOn w:val="a"/>
    <w:next w:val="a"/>
    <w:autoRedefine/>
    <w:uiPriority w:val="39"/>
    <w:unhideWhenUsed/>
    <w:rsid w:val="00526779"/>
    <w:pPr>
      <w:ind w:leftChars="1000" w:left="2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526779"/>
    <w:pPr>
      <w:ind w:leftChars="1200" w:left="25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526779"/>
    <w:pPr>
      <w:ind w:leftChars="1400" w:left="2940"/>
    </w:pPr>
    <w:rPr>
      <w:rFonts w:eastAsiaTheme="minorEastAsia"/>
    </w:rPr>
  </w:style>
  <w:style w:type="paragraph" w:styleId="TOC9">
    <w:name w:val="toc 9"/>
    <w:basedOn w:val="a"/>
    <w:next w:val="a"/>
    <w:autoRedefine/>
    <w:uiPriority w:val="39"/>
    <w:unhideWhenUsed/>
    <w:rsid w:val="00526779"/>
    <w:pPr>
      <w:ind w:leftChars="1600" w:left="3360"/>
    </w:pPr>
    <w:rPr>
      <w:rFonts w:eastAsiaTheme="minorEastAsia"/>
    </w:rPr>
  </w:style>
  <w:style w:type="character" w:styleId="af3">
    <w:name w:val="Unresolved Mention"/>
    <w:basedOn w:val="a0"/>
    <w:uiPriority w:val="99"/>
    <w:semiHidden/>
    <w:unhideWhenUsed/>
    <w:rsid w:val="00526779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224C61"/>
    <w:rPr>
      <w:sz w:val="21"/>
      <w:szCs w:val="21"/>
    </w:rPr>
  </w:style>
  <w:style w:type="paragraph" w:styleId="af5">
    <w:name w:val="annotation text"/>
    <w:basedOn w:val="a"/>
    <w:link w:val="af6"/>
    <w:uiPriority w:val="99"/>
    <w:semiHidden/>
    <w:unhideWhenUsed/>
    <w:rsid w:val="00224C61"/>
    <w:pPr>
      <w:jc w:val="left"/>
    </w:pPr>
  </w:style>
  <w:style w:type="character" w:customStyle="1" w:styleId="af6">
    <w:name w:val="批注文字 字符"/>
    <w:basedOn w:val="a0"/>
    <w:link w:val="af5"/>
    <w:uiPriority w:val="99"/>
    <w:semiHidden/>
    <w:rsid w:val="00224C61"/>
    <w:rPr>
      <w:rFonts w:eastAsia="宋体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224C61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224C61"/>
    <w:rPr>
      <w:rFonts w:eastAsia="宋体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7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0061;&#38899;&#31185;&#25216;\Prod_Spec\KickOff\ALTO-Datasheet\40nm\Soundec&#25991;&#26723;&#27169;&#26495;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7F3D51D1079496DB8011F9F6E7E569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BD8BB05-5333-464C-A8D3-9B43D8083836}"/>
      </w:docPartPr>
      <w:docPartBody>
        <w:p w:rsidR="00431582" w:rsidRDefault="00D81F2F">
          <w:pPr>
            <w:pStyle w:val="87F3D51D1079496DB8011F9F6E7E569B"/>
          </w:pPr>
          <w:r w:rsidRPr="0033598E">
            <w:rPr>
              <w:rStyle w:val="a3"/>
            </w:rPr>
            <w:t>[标题]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Braille">
    <w:altName w:val="Segoe UI Symbol"/>
    <w:charset w:val="00"/>
    <w:family w:val="decorative"/>
    <w:pitch w:val="variable"/>
    <w:sig w:usb0="80000043" w:usb1="00000000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ple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F2F"/>
    <w:rsid w:val="000438DD"/>
    <w:rsid w:val="001806DB"/>
    <w:rsid w:val="001D4A8C"/>
    <w:rsid w:val="001E6479"/>
    <w:rsid w:val="00366D9F"/>
    <w:rsid w:val="00431582"/>
    <w:rsid w:val="005B1716"/>
    <w:rsid w:val="005C116E"/>
    <w:rsid w:val="00607606"/>
    <w:rsid w:val="00617E7B"/>
    <w:rsid w:val="00620835"/>
    <w:rsid w:val="00705F64"/>
    <w:rsid w:val="00947EE2"/>
    <w:rsid w:val="00973477"/>
    <w:rsid w:val="009D6DCC"/>
    <w:rsid w:val="00B43B73"/>
    <w:rsid w:val="00BD64F3"/>
    <w:rsid w:val="00D7028B"/>
    <w:rsid w:val="00D81F2F"/>
    <w:rsid w:val="00DD768D"/>
    <w:rsid w:val="00EB4821"/>
    <w:rsid w:val="00EE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87F3D51D1079496DB8011F9F6E7E569B">
    <w:name w:val="87F3D51D1079496DB8011F9F6E7E569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1184D-DF79-42BF-BD61-E9E52BC7D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Soundec文档模板</Template>
  <TotalTime>56</TotalTime>
  <Pages>31</Pages>
  <Words>4832</Words>
  <Characters>27548</Characters>
  <Application>Microsoft Office Word</Application>
  <DocSecurity>0</DocSecurity>
  <Lines>229</Lines>
  <Paragraphs>64</Paragraphs>
  <ScaleCrop>false</ScaleCrop>
  <Company/>
  <LinksUpToDate>false</LinksUpToDate>
  <CharactersWithSpaces>32316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SNC7600 Datasheet</dc:title>
  <dc:subject/>
  <dc:creator>Simon WANG</dc:creator>
  <cp:keywords/>
  <dc:description/>
  <cp:lastModifiedBy>Bai Rong</cp:lastModifiedBy>
  <cp:revision>34</cp:revision>
  <cp:lastPrinted>2021-05-15T11:53:00Z</cp:lastPrinted>
  <dcterms:created xsi:type="dcterms:W3CDTF">2021-05-18T03:03:00Z</dcterms:created>
  <dcterms:modified xsi:type="dcterms:W3CDTF">2021-05-18T12:06:00Z</dcterms:modified>
</cp:coreProperties>
</file>